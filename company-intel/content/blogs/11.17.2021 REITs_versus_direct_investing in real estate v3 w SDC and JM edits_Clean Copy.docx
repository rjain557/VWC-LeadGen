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8468" w14:textId="73341ACA" w:rsidR="00A42BFE" w:rsidRDefault="000B2144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  <w:shd w:val="clear" w:color="auto" w:fill="FFFFFF"/>
        </w:rPr>
      </w:pP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>I empathize with those of y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ou 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who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are </w:t>
      </w:r>
      <w:r w:rsidR="00664F83">
        <w:rPr>
          <w:rFonts w:asciiTheme="minorHAnsi" w:hAnsiTheme="minorHAnsi" w:cstheme="minorHAnsi"/>
          <w:color w:val="111111"/>
          <w:spacing w:val="1"/>
          <w:shd w:val="clear" w:color="auto" w:fill="FFFFFF"/>
        </w:rPr>
        <w:t>drawn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to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invest in real </w:t>
      </w:r>
      <w:r w:rsidR="000D0F3F">
        <w:rPr>
          <w:rFonts w:asciiTheme="minorHAnsi" w:hAnsiTheme="minorHAnsi" w:cstheme="minorHAnsi"/>
          <w:color w:val="111111"/>
          <w:spacing w:val="1"/>
          <w:shd w:val="clear" w:color="auto" w:fill="FFFFFF"/>
        </w:rPr>
        <w:t>estate but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are </w:t>
      </w:r>
      <w:r w:rsidR="00E350DF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unsure </w:t>
      </w:r>
      <w:r w:rsidR="00C751D1">
        <w:rPr>
          <w:rFonts w:asciiTheme="minorHAnsi" w:hAnsiTheme="minorHAnsi" w:cstheme="minorHAnsi"/>
          <w:color w:val="111111"/>
          <w:spacing w:val="1"/>
          <w:shd w:val="clear" w:color="auto" w:fill="FFFFFF"/>
        </w:rPr>
        <w:t>of</w:t>
      </w:r>
      <w:r w:rsidR="004E5D70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where to </w:t>
      </w:r>
      <w:r w:rsidR="00F51F4F">
        <w:rPr>
          <w:rFonts w:asciiTheme="minorHAnsi" w:hAnsiTheme="minorHAnsi" w:cstheme="minorHAnsi"/>
          <w:color w:val="111111"/>
          <w:spacing w:val="1"/>
          <w:shd w:val="clear" w:color="auto" w:fill="FFFFFF"/>
        </w:rPr>
        <w:t>begin</w:t>
      </w:r>
      <w:r w:rsidR="00FD7636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. 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>Often i</w:t>
      </w:r>
      <w:r w:rsidR="008623F4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nvestors who want to </w:t>
      </w:r>
      <w:r w:rsidR="00F51F4F">
        <w:rPr>
          <w:rFonts w:asciiTheme="minorHAnsi" w:hAnsiTheme="minorHAnsi" w:cstheme="minorHAnsi"/>
          <w:color w:val="111111"/>
          <w:spacing w:val="1"/>
          <w:shd w:val="clear" w:color="auto" w:fill="FFFFFF"/>
        </w:rPr>
        <w:t>inves</w:t>
      </w:r>
      <w:ins w:id="0" w:author="Julie" w:date="2021-11-17T10:07:00Z">
        <w:r w:rsidR="00331CF0">
          <w:rPr>
            <w:rFonts w:asciiTheme="minorHAnsi" w:hAnsiTheme="minorHAnsi" w:cstheme="minorHAnsi"/>
            <w:color w:val="111111"/>
            <w:spacing w:val="1"/>
            <w:shd w:val="clear" w:color="auto" w:fill="FFFFFF"/>
          </w:rPr>
          <w:t>t</w:t>
        </w:r>
      </w:ins>
      <w:del w:id="1" w:author="Julie" w:date="2021-11-17T10:07:00Z">
        <w:r w:rsidR="00F51F4F" w:rsidDel="00331CF0">
          <w:rPr>
            <w:rFonts w:asciiTheme="minorHAnsi" w:hAnsiTheme="minorHAnsi" w:cstheme="minorHAnsi"/>
            <w:color w:val="111111"/>
            <w:spacing w:val="1"/>
            <w:shd w:val="clear" w:color="auto" w:fill="FFFFFF"/>
          </w:rPr>
          <w:delText>t</w:delText>
        </w:r>
      </w:del>
      <w:del w:id="2" w:author="Julie" w:date="2021-11-17T10:05:00Z">
        <w:r w:rsidR="00F51F4F" w:rsidDel="00DB768A">
          <w:rPr>
            <w:rFonts w:asciiTheme="minorHAnsi" w:hAnsiTheme="minorHAnsi" w:cstheme="minorHAnsi"/>
            <w:color w:val="111111"/>
            <w:spacing w:val="1"/>
            <w:shd w:val="clear" w:color="auto" w:fill="FFFFFF"/>
          </w:rPr>
          <w:delText xml:space="preserve"> </w:delText>
        </w:r>
      </w:del>
      <w:r w:rsidR="008623F4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in the real estate sector </w:t>
      </w:r>
      <w:r w:rsidR="00664F83">
        <w:rPr>
          <w:rFonts w:asciiTheme="minorHAnsi" w:hAnsiTheme="minorHAnsi" w:cstheme="minorHAnsi"/>
          <w:color w:val="111111"/>
          <w:spacing w:val="1"/>
          <w:shd w:val="clear" w:color="auto" w:fill="FFFFFF"/>
        </w:rPr>
        <w:t>get tripped-up by</w:t>
      </w:r>
      <w:r w:rsidR="0080728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the</w:t>
      </w:r>
      <w:r w:rsidR="00E350DF">
        <w:rPr>
          <w:rFonts w:asciiTheme="minorHAnsi" w:hAnsiTheme="minorHAnsi" w:cstheme="minorHAnsi"/>
          <w:color w:val="111111"/>
          <w:spacing w:val="1"/>
          <w:shd w:val="clear" w:color="auto" w:fill="FFFFFF"/>
        </w:rPr>
        <w:t>ir own</w:t>
      </w:r>
      <w:r w:rsidR="00664F83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constraints </w:t>
      </w:r>
      <w:r w:rsidR="0080728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of time, money, or expertise, and will </w:t>
      </w:r>
      <w:r w:rsidR="008623F4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compare REITs to actual, tangible real estate. 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>This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can be a </w:t>
      </w:r>
      <w:r w:rsidR="00267227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daunting 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>journey with too much information to digest.</w:t>
      </w:r>
      <w:r w:rsidR="0004475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Allow me to help</w:t>
      </w:r>
      <w:r w:rsidR="00CD4751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you!</w:t>
      </w:r>
    </w:p>
    <w:p w14:paraId="3DAF78A4" w14:textId="374C4CFB" w:rsidR="002C13E3" w:rsidRDefault="007C0144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  <w:shd w:val="clear" w:color="auto" w:fill="FFFFFF"/>
        </w:rPr>
      </w:pP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>Below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are </w:t>
      </w:r>
      <w:r w:rsidR="000E259A">
        <w:rPr>
          <w:rFonts w:asciiTheme="minorHAnsi" w:hAnsiTheme="minorHAnsi" w:cstheme="minorHAnsi"/>
          <w:color w:val="111111"/>
          <w:spacing w:val="1"/>
          <w:shd w:val="clear" w:color="auto" w:fill="FFFFFF"/>
        </w:rPr>
        <w:t>a few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simple pros and cons for each method of investing, along with a 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couple of 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resourceful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>link</w:t>
      </w: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>s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E350DF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to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>FAQ’s</w:t>
      </w:r>
      <w:r w:rsidR="00E350DF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that will </w:t>
      </w:r>
      <w:r w:rsidR="002127E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help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improve your understanding of 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how </w:t>
      </w:r>
      <w:r w:rsidR="00A70BB4">
        <w:rPr>
          <w:rFonts w:asciiTheme="minorHAnsi" w:hAnsiTheme="minorHAnsi" w:cstheme="minorHAnsi"/>
          <w:color w:val="111111"/>
          <w:spacing w:val="1"/>
          <w:shd w:val="clear" w:color="auto" w:fill="FFFFFF"/>
        </w:rPr>
        <w:t>to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invest in real estate. There are </w:t>
      </w:r>
      <w:r w:rsidR="008A62F0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also 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other 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>categories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of conversation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80728E">
        <w:rPr>
          <w:rFonts w:asciiTheme="minorHAnsi" w:hAnsiTheme="minorHAnsi" w:cstheme="minorHAnsi"/>
          <w:color w:val="111111"/>
          <w:spacing w:val="1"/>
          <w:shd w:val="clear" w:color="auto" w:fill="FFFFFF"/>
        </w:rPr>
        <w:t>for investing in</w:t>
      </w:r>
      <w:r w:rsid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>this wealth building asset class</w:t>
      </w:r>
      <w:r w:rsidR="00885898">
        <w:rPr>
          <w:rFonts w:asciiTheme="minorHAnsi" w:hAnsiTheme="minorHAnsi" w:cstheme="minorHAnsi"/>
          <w:color w:val="111111"/>
          <w:spacing w:val="1"/>
          <w:shd w:val="clear" w:color="auto" w:fill="FFFFFF"/>
        </w:rPr>
        <w:t>, not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all </w:t>
      </w:r>
      <w:r w:rsidR="0058175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categories 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are </w:t>
      </w:r>
      <w:r w:rsidR="00581755">
        <w:rPr>
          <w:rFonts w:asciiTheme="minorHAnsi" w:hAnsiTheme="minorHAnsi" w:cstheme="minorHAnsi"/>
          <w:color w:val="111111"/>
          <w:spacing w:val="1"/>
          <w:shd w:val="clear" w:color="auto" w:fill="FFFFFF"/>
        </w:rPr>
        <w:t>examined</w:t>
      </w:r>
      <w:r w:rsidR="002B5C95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in this article</w:t>
      </w:r>
      <w:r w:rsidR="000E259A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. </w:t>
      </w:r>
      <w:r w:rsidR="00885898">
        <w:rPr>
          <w:rFonts w:asciiTheme="minorHAnsi" w:hAnsiTheme="minorHAnsi" w:cstheme="minorHAnsi"/>
          <w:color w:val="111111"/>
          <w:spacing w:val="1"/>
          <w:shd w:val="clear" w:color="auto" w:fill="FFFFFF"/>
        </w:rPr>
        <w:t>F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eel free to </w:t>
      </w:r>
      <w:r w:rsidR="00A42BFE" w:rsidRPr="00C751D1">
        <w:rPr>
          <w:rFonts w:asciiTheme="minorHAnsi" w:hAnsiTheme="minorHAnsi" w:cstheme="minorHAnsi"/>
          <w:b/>
          <w:bCs/>
          <w:color w:val="111111"/>
          <w:spacing w:val="1"/>
          <w:shd w:val="clear" w:color="auto" w:fill="FFFFFF"/>
        </w:rPr>
        <w:t>send me an email</w:t>
      </w:r>
      <w:r w:rsidR="0080728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</w:t>
      </w:r>
      <w:r w:rsidR="00581755">
        <w:rPr>
          <w:rFonts w:asciiTheme="minorHAnsi" w:hAnsiTheme="minorHAnsi" w:cstheme="minorHAnsi"/>
          <w:color w:val="111111"/>
          <w:spacing w:val="1"/>
          <w:shd w:val="clear" w:color="auto" w:fill="FFFFFF"/>
        </w:rPr>
        <w:t>to discuss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the information </w:t>
      </w:r>
      <w:r w:rsidR="00383F2C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that 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you </w:t>
      </w:r>
      <w:r w:rsidR="00581755">
        <w:rPr>
          <w:rFonts w:asciiTheme="minorHAnsi" w:hAnsiTheme="minorHAnsi" w:cstheme="minorHAnsi"/>
          <w:color w:val="111111"/>
          <w:spacing w:val="1"/>
          <w:shd w:val="clear" w:color="auto" w:fill="FFFFFF"/>
        </w:rPr>
        <w:t>do not</w:t>
      </w:r>
      <w:r w:rsidR="00A42BFE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fully understand.</w:t>
      </w:r>
    </w:p>
    <w:p w14:paraId="59D3E44C" w14:textId="0CA5F5BA" w:rsidR="00F616AB" w:rsidRPr="00F616AB" w:rsidRDefault="00F616AB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  <w:shd w:val="clear" w:color="auto" w:fill="FFFFFF"/>
        </w:rPr>
      </w:pPr>
      <w:r>
        <w:rPr>
          <w:rFonts w:asciiTheme="minorHAnsi" w:hAnsiTheme="minorHAnsi" w:cstheme="minorHAnsi"/>
          <w:color w:val="111111"/>
          <w:spacing w:val="1"/>
          <w:shd w:val="clear" w:color="auto" w:fill="FFFFFF"/>
        </w:rPr>
        <w:t>In Summary:</w:t>
      </w:r>
    </w:p>
    <w:p w14:paraId="13AEAB6F" w14:textId="422BDCD2" w:rsidR="008623F4" w:rsidRPr="00F616AB" w:rsidRDefault="008623F4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</w:rPr>
      </w:pPr>
      <w:r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REITs—or real estate investment trusts—are corporations that act like mutual funds for real estate investing. You can invest in a REIT without having to own or manage </w:t>
      </w:r>
      <w:r w:rsidR="00A85FAF">
        <w:rPr>
          <w:rFonts w:asciiTheme="minorHAnsi" w:hAnsiTheme="minorHAnsi" w:cstheme="minorHAnsi"/>
          <w:color w:val="111111"/>
          <w:spacing w:val="1"/>
          <w:shd w:val="clear" w:color="auto" w:fill="FFFFFF"/>
        </w:rPr>
        <w:t>the</w:t>
      </w:r>
      <w:r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 property yourself</w:t>
      </w:r>
      <w:r w:rsidR="007C0144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. </w:t>
      </w:r>
      <w:r w:rsidR="002C13E3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 xml:space="preserve">On the other hand, </w:t>
      </w:r>
      <w:r w:rsidR="006F1A0B" w:rsidRPr="00F616AB">
        <w:rPr>
          <w:rFonts w:asciiTheme="minorHAnsi" w:hAnsiTheme="minorHAnsi" w:cstheme="minorHAnsi"/>
          <w:color w:val="111111"/>
          <w:spacing w:val="1"/>
          <w:shd w:val="clear" w:color="auto" w:fill="FFFFFF"/>
        </w:rPr>
        <w:t>d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irect real estate investing may be a better </w:t>
      </w:r>
      <w:r w:rsidR="00A85FAF">
        <w:rPr>
          <w:rFonts w:asciiTheme="minorHAnsi" w:hAnsiTheme="minorHAnsi" w:cstheme="minorHAnsi"/>
          <w:color w:val="111111"/>
          <w:spacing w:val="1"/>
        </w:rPr>
        <w:t>alternative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if you </w:t>
      </w:r>
      <w:r w:rsidR="00A85FAF">
        <w:rPr>
          <w:rFonts w:asciiTheme="minorHAnsi" w:hAnsiTheme="minorHAnsi" w:cstheme="minorHAnsi"/>
          <w:color w:val="111111"/>
          <w:spacing w:val="1"/>
        </w:rPr>
        <w:t xml:space="preserve">are seeking </w:t>
      </w:r>
      <w:r w:rsidRPr="00F616AB">
        <w:rPr>
          <w:rFonts w:asciiTheme="minorHAnsi" w:hAnsiTheme="minorHAnsi" w:cstheme="minorHAnsi"/>
          <w:color w:val="111111"/>
          <w:spacing w:val="1"/>
        </w:rPr>
        <w:t>cash flow, tax breaks to offset income</w:t>
      </w:r>
      <w:r w:rsidR="003B31E4">
        <w:rPr>
          <w:rFonts w:asciiTheme="minorHAnsi" w:hAnsiTheme="minorHAnsi" w:cstheme="minorHAnsi"/>
          <w:color w:val="111111"/>
          <w:spacing w:val="1"/>
        </w:rPr>
        <w:t xml:space="preserve">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and </w:t>
      </w:r>
      <w:r w:rsidR="00581755">
        <w:rPr>
          <w:rFonts w:asciiTheme="minorHAnsi" w:hAnsiTheme="minorHAnsi" w:cstheme="minorHAnsi"/>
          <w:color w:val="111111"/>
          <w:spacing w:val="1"/>
        </w:rPr>
        <w:t>predictable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potential for appreciation. </w:t>
      </w:r>
      <w:r w:rsidR="001D6CF0">
        <w:rPr>
          <w:rFonts w:asciiTheme="minorHAnsi" w:hAnsiTheme="minorHAnsi" w:cstheme="minorHAnsi"/>
          <w:color w:val="111111"/>
          <w:spacing w:val="1"/>
        </w:rPr>
        <w:t xml:space="preserve">Direct real estate investing </w:t>
      </w:r>
      <w:r w:rsidR="001407C2">
        <w:rPr>
          <w:rFonts w:asciiTheme="minorHAnsi" w:hAnsiTheme="minorHAnsi" w:cstheme="minorHAnsi"/>
          <w:color w:val="111111"/>
          <w:spacing w:val="1"/>
        </w:rPr>
        <w:t xml:space="preserve">provides </w:t>
      </w:r>
      <w:r w:rsidRPr="00F616AB">
        <w:rPr>
          <w:rFonts w:asciiTheme="minorHAnsi" w:hAnsiTheme="minorHAnsi" w:cstheme="minorHAnsi"/>
          <w:color w:val="111111"/>
          <w:spacing w:val="1"/>
        </w:rPr>
        <w:t>more control over your investments</w:t>
      </w:r>
      <w:r w:rsidR="005D6C7A">
        <w:rPr>
          <w:rFonts w:asciiTheme="minorHAnsi" w:hAnsiTheme="minorHAnsi" w:cstheme="minorHAnsi"/>
          <w:color w:val="111111"/>
          <w:spacing w:val="1"/>
        </w:rPr>
        <w:t>, more</w:t>
      </w:r>
      <w:r w:rsidR="001407C2">
        <w:rPr>
          <w:rFonts w:asciiTheme="minorHAnsi" w:hAnsiTheme="minorHAnsi" w:cstheme="minorHAnsi"/>
          <w:color w:val="111111"/>
          <w:spacing w:val="1"/>
        </w:rPr>
        <w:t xml:space="preserve"> </w:t>
      </w:r>
      <w:r w:rsidRPr="00F616AB">
        <w:rPr>
          <w:rFonts w:asciiTheme="minorHAnsi" w:hAnsiTheme="minorHAnsi" w:cstheme="minorHAnsi"/>
          <w:color w:val="111111"/>
          <w:spacing w:val="1"/>
        </w:rPr>
        <w:t>like a boots-on-the-ground approach.</w:t>
      </w:r>
    </w:p>
    <w:p w14:paraId="58499EFB" w14:textId="77777777" w:rsidR="000B2144" w:rsidRPr="00F616AB" w:rsidRDefault="006F1A0B" w:rsidP="000B214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</w:rPr>
      </w:pPr>
      <w:r w:rsidRPr="00F616AB">
        <w:rPr>
          <w:rFonts w:asciiTheme="minorHAnsi" w:hAnsiTheme="minorHAnsi" w:cstheme="minorHAnsi"/>
          <w:color w:val="111111"/>
          <w:spacing w:val="1"/>
        </w:rPr>
        <w:t xml:space="preserve">Simply put, </w:t>
      </w:r>
      <w:r w:rsidR="000B2144" w:rsidRPr="00F616AB">
        <w:rPr>
          <w:rFonts w:asciiTheme="minorHAnsi" w:hAnsiTheme="minorHAnsi" w:cstheme="minorHAnsi"/>
          <w:color w:val="111111"/>
          <w:spacing w:val="1"/>
        </w:rPr>
        <w:t xml:space="preserve">the pros and cons of </w:t>
      </w:r>
      <w:r w:rsidR="000B2144" w:rsidRPr="00AA465D">
        <w:rPr>
          <w:rFonts w:asciiTheme="minorHAnsi" w:hAnsiTheme="minorHAnsi" w:cstheme="minorHAnsi"/>
          <w:b/>
          <w:bCs/>
          <w:color w:val="111111"/>
          <w:spacing w:val="1"/>
        </w:rPr>
        <w:t>real estate investment trust (REIT) ownership</w:t>
      </w:r>
      <w:r w:rsidR="000B2144" w:rsidRPr="00F616AB">
        <w:rPr>
          <w:rFonts w:asciiTheme="minorHAnsi" w:hAnsiTheme="minorHAnsi" w:cstheme="minorHAnsi"/>
          <w:color w:val="111111"/>
          <w:spacing w:val="1"/>
        </w:rPr>
        <w:t xml:space="preserve"> are:</w:t>
      </w:r>
    </w:p>
    <w:p w14:paraId="1B64E425" w14:textId="77777777" w:rsidR="000B2144" w:rsidRPr="00057230" w:rsidRDefault="000B2144" w:rsidP="000B214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57230">
        <w:rPr>
          <w:rFonts w:eastAsia="Times New Roman" w:cstheme="minorHAnsi"/>
          <w:color w:val="111111"/>
          <w:sz w:val="24"/>
          <w:szCs w:val="24"/>
          <w:shd w:val="clear" w:color="auto" w:fill="FFFFFF"/>
        </w:rPr>
        <w:t>Pros</w:t>
      </w:r>
    </w:p>
    <w:p w14:paraId="08911492" w14:textId="31900E9F" w:rsidR="000B2144" w:rsidRPr="00057230" w:rsidRDefault="000B2144" w:rsidP="000B2144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 xml:space="preserve">Real estate profits without having to own, manage, or finance </w:t>
      </w:r>
      <w:r w:rsidR="00B41F93">
        <w:rPr>
          <w:rFonts w:eastAsia="Times New Roman" w:cstheme="minorHAnsi"/>
          <w:color w:val="111111"/>
          <w:spacing w:val="1"/>
          <w:sz w:val="24"/>
          <w:szCs w:val="24"/>
        </w:rPr>
        <w:t xml:space="preserve">the </w:t>
      </w: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property</w:t>
      </w:r>
    </w:p>
    <w:p w14:paraId="40CED033" w14:textId="77777777" w:rsidR="000B2144" w:rsidRPr="00057230" w:rsidRDefault="000B2144" w:rsidP="000B2144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Higher than average dividends and potential for appreciation</w:t>
      </w:r>
    </w:p>
    <w:p w14:paraId="5915FFFB" w14:textId="4A27CA4B" w:rsidR="000B2144" w:rsidRPr="00057230" w:rsidRDefault="000B2144" w:rsidP="000B2144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Liquid</w:t>
      </w:r>
      <w:r w:rsidR="00B41F93">
        <w:rPr>
          <w:rFonts w:eastAsia="Times New Roman" w:cstheme="minorHAnsi"/>
          <w:color w:val="111111"/>
          <w:spacing w:val="1"/>
          <w:sz w:val="24"/>
          <w:szCs w:val="24"/>
        </w:rPr>
        <w:t>ity</w:t>
      </w: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 xml:space="preserve"> (easy to buy and sell)</w:t>
      </w:r>
    </w:p>
    <w:p w14:paraId="3C0A16A7" w14:textId="77777777" w:rsidR="000B2144" w:rsidRPr="00057230" w:rsidRDefault="000B2144" w:rsidP="000B214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57230">
        <w:rPr>
          <w:rFonts w:eastAsia="Times New Roman" w:cstheme="minorHAnsi"/>
          <w:color w:val="111111"/>
          <w:sz w:val="24"/>
          <w:szCs w:val="24"/>
          <w:shd w:val="clear" w:color="auto" w:fill="FFFFFF"/>
        </w:rPr>
        <w:t>Cons</w:t>
      </w:r>
    </w:p>
    <w:p w14:paraId="6A13CFAB" w14:textId="77777777" w:rsidR="000B2144" w:rsidRPr="00057230" w:rsidRDefault="000B2144" w:rsidP="000B214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No tax advantages</w:t>
      </w:r>
    </w:p>
    <w:p w14:paraId="1512CC82" w14:textId="55B2FFA9" w:rsidR="000B2144" w:rsidRPr="00057230" w:rsidRDefault="00DB768A" w:rsidP="000B214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Sensitiv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ity</w:t>
      </w:r>
      <w:r w:rsidR="000B2144" w:rsidRPr="00057230">
        <w:rPr>
          <w:rFonts w:eastAsia="Times New Roman" w:cstheme="minorHAnsi"/>
          <w:color w:val="111111"/>
          <w:spacing w:val="1"/>
          <w:sz w:val="24"/>
          <w:szCs w:val="24"/>
        </w:rPr>
        <w:t xml:space="preserve"> to interest rate fluctuations</w:t>
      </w:r>
    </w:p>
    <w:p w14:paraId="511DF4AD" w14:textId="2F465350" w:rsidR="00A70BB4" w:rsidRPr="00BD436F" w:rsidRDefault="000B2144" w:rsidP="008623F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057230">
        <w:rPr>
          <w:rFonts w:eastAsia="Times New Roman" w:cstheme="minorHAnsi"/>
          <w:color w:val="111111"/>
          <w:spacing w:val="1"/>
          <w:sz w:val="24"/>
          <w:szCs w:val="24"/>
        </w:rPr>
        <w:t>Property-specific risk</w:t>
      </w:r>
    </w:p>
    <w:p w14:paraId="41DE72C4" w14:textId="5E53D4F7" w:rsidR="006F1A0B" w:rsidRPr="00F616AB" w:rsidRDefault="000B2144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</w:rPr>
      </w:pPr>
      <w:r>
        <w:rPr>
          <w:rFonts w:asciiTheme="minorHAnsi" w:hAnsiTheme="minorHAnsi" w:cstheme="minorHAnsi"/>
          <w:color w:val="111111"/>
          <w:spacing w:val="1"/>
        </w:rPr>
        <w:t>Likewise, t</w:t>
      </w:r>
      <w:r w:rsidR="006F1A0B" w:rsidRPr="00F616AB">
        <w:rPr>
          <w:rFonts w:asciiTheme="minorHAnsi" w:hAnsiTheme="minorHAnsi" w:cstheme="minorHAnsi"/>
          <w:color w:val="111111"/>
          <w:spacing w:val="1"/>
        </w:rPr>
        <w:t xml:space="preserve">he pros and cons of </w:t>
      </w:r>
      <w:r w:rsidR="006F1A0B" w:rsidRPr="009F2307">
        <w:rPr>
          <w:rFonts w:asciiTheme="minorHAnsi" w:hAnsiTheme="minorHAnsi" w:cstheme="minorHAnsi"/>
          <w:b/>
          <w:bCs/>
          <w:i/>
          <w:iCs/>
          <w:color w:val="111111"/>
          <w:spacing w:val="1"/>
        </w:rPr>
        <w:t>direct real estate ownership</w:t>
      </w:r>
      <w:r w:rsidR="006F1A0B" w:rsidRPr="00F616AB">
        <w:rPr>
          <w:rFonts w:asciiTheme="minorHAnsi" w:hAnsiTheme="minorHAnsi" w:cstheme="minorHAnsi"/>
          <w:color w:val="111111"/>
          <w:spacing w:val="1"/>
        </w:rPr>
        <w:t xml:space="preserve"> are:</w:t>
      </w:r>
    </w:p>
    <w:p w14:paraId="18A898D3" w14:textId="77777777" w:rsidR="00057230" w:rsidRPr="008623F4" w:rsidRDefault="00057230" w:rsidP="00057230">
      <w:p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</w:rPr>
      </w:pPr>
      <w:r w:rsidRPr="008623F4">
        <w:rPr>
          <w:rFonts w:eastAsia="Times New Roman" w:cstheme="minorHAnsi"/>
          <w:color w:val="111111"/>
          <w:sz w:val="24"/>
          <w:szCs w:val="24"/>
        </w:rPr>
        <w:t>Pros</w:t>
      </w:r>
    </w:p>
    <w:p w14:paraId="16FB8C3B" w14:textId="77777777" w:rsidR="00057230" w:rsidRPr="008623F4" w:rsidRDefault="00057230" w:rsidP="00057230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Positive cash flow and appreciation</w:t>
      </w:r>
    </w:p>
    <w:p w14:paraId="4B3F620A" w14:textId="77777777" w:rsidR="00057230" w:rsidRPr="008623F4" w:rsidRDefault="00057230" w:rsidP="00057230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Tax advantages</w:t>
      </w:r>
    </w:p>
    <w:p w14:paraId="59A0F2B9" w14:textId="74196863" w:rsidR="00057230" w:rsidRPr="008623F4" w:rsidRDefault="000006E8" w:rsidP="00057230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Decision making control </w:t>
      </w:r>
    </w:p>
    <w:p w14:paraId="0E8C7BED" w14:textId="77777777" w:rsidR="00057230" w:rsidRPr="008623F4" w:rsidRDefault="00057230" w:rsidP="00057230">
      <w:p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</w:rPr>
      </w:pPr>
      <w:r w:rsidRPr="008623F4">
        <w:rPr>
          <w:rFonts w:eastAsia="Times New Roman" w:cstheme="minorHAnsi"/>
          <w:color w:val="111111"/>
          <w:sz w:val="24"/>
          <w:szCs w:val="24"/>
        </w:rPr>
        <w:t>Cons</w:t>
      </w:r>
    </w:p>
    <w:p w14:paraId="3E7AE8F9" w14:textId="77777777" w:rsidR="00057230" w:rsidRPr="008623F4" w:rsidRDefault="00057230" w:rsidP="00057230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Requires time and energy</w:t>
      </w:r>
    </w:p>
    <w:p w14:paraId="0C4862F0" w14:textId="77777777" w:rsidR="00057230" w:rsidRPr="008623F4" w:rsidRDefault="00057230" w:rsidP="00057230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Risk of financing default</w:t>
      </w:r>
    </w:p>
    <w:p w14:paraId="500859CB" w14:textId="77777777" w:rsidR="00057230" w:rsidRPr="008623F4" w:rsidRDefault="00057230" w:rsidP="00057230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Illiquid (not easy to buy and sell)</w:t>
      </w:r>
    </w:p>
    <w:p w14:paraId="43B97D5C" w14:textId="04F29250" w:rsidR="008623F4" w:rsidRDefault="008623F4" w:rsidP="008623F4">
      <w:pPr>
        <w:pStyle w:val="comp"/>
        <w:shd w:val="clear" w:color="auto" w:fill="FFFFFF"/>
        <w:spacing w:before="0" w:beforeAutospacing="0"/>
        <w:rPr>
          <w:rFonts w:asciiTheme="minorHAnsi" w:hAnsiTheme="minorHAnsi" w:cstheme="minorHAnsi"/>
          <w:color w:val="111111"/>
          <w:spacing w:val="1"/>
        </w:rPr>
      </w:pPr>
      <w:r w:rsidRPr="00F616AB">
        <w:rPr>
          <w:rFonts w:asciiTheme="minorHAnsi" w:hAnsiTheme="minorHAnsi" w:cstheme="minorHAnsi"/>
          <w:color w:val="111111"/>
          <w:spacing w:val="1"/>
        </w:rPr>
        <w:lastRenderedPageBreak/>
        <w:t xml:space="preserve">REITs make sense for </w:t>
      </w:r>
      <w:r w:rsidR="00B326DB">
        <w:rPr>
          <w:rFonts w:asciiTheme="minorHAnsi" w:hAnsiTheme="minorHAnsi" w:cstheme="minorHAnsi"/>
          <w:color w:val="111111"/>
          <w:spacing w:val="1"/>
        </w:rPr>
        <w:t xml:space="preserve">some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investors who </w:t>
      </w:r>
      <w:r w:rsidR="00581755" w:rsidRPr="00F616AB">
        <w:rPr>
          <w:rFonts w:asciiTheme="minorHAnsi" w:hAnsiTheme="minorHAnsi" w:cstheme="minorHAnsi"/>
          <w:color w:val="111111"/>
          <w:spacing w:val="1"/>
        </w:rPr>
        <w:t>do not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want to operate and manage real estate, as well as for those </w:t>
      </w:r>
      <w:r w:rsidR="00B326DB">
        <w:rPr>
          <w:rFonts w:asciiTheme="minorHAnsi" w:hAnsiTheme="minorHAnsi" w:cstheme="minorHAnsi"/>
          <w:color w:val="111111"/>
          <w:spacing w:val="1"/>
        </w:rPr>
        <w:t xml:space="preserve">investors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who </w:t>
      </w:r>
      <w:r w:rsidR="00581755" w:rsidRPr="00F616AB">
        <w:rPr>
          <w:rFonts w:asciiTheme="minorHAnsi" w:hAnsiTheme="minorHAnsi" w:cstheme="minorHAnsi"/>
          <w:color w:val="111111"/>
          <w:spacing w:val="1"/>
        </w:rPr>
        <w:t>do not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have the money or</w:t>
      </w:r>
      <w:r w:rsidR="00B85CEB">
        <w:rPr>
          <w:rFonts w:asciiTheme="minorHAnsi" w:hAnsiTheme="minorHAnsi" w:cstheme="minorHAnsi"/>
          <w:color w:val="111111"/>
          <w:spacing w:val="1"/>
        </w:rPr>
        <w:t xml:space="preserve"> the </w:t>
      </w:r>
      <w:r w:rsidR="000B2144">
        <w:rPr>
          <w:rFonts w:asciiTheme="minorHAnsi" w:hAnsiTheme="minorHAnsi" w:cstheme="minorHAnsi"/>
          <w:color w:val="111111"/>
          <w:spacing w:val="1"/>
        </w:rPr>
        <w:t xml:space="preserve">balance sheet to qualify for </w:t>
      </w:r>
      <w:r w:rsidR="001D3350">
        <w:rPr>
          <w:rFonts w:asciiTheme="minorHAnsi" w:hAnsiTheme="minorHAnsi" w:cstheme="minorHAnsi"/>
          <w:color w:val="111111"/>
          <w:spacing w:val="1"/>
        </w:rPr>
        <w:t xml:space="preserve">needed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financing to buy </w:t>
      </w:r>
      <w:r w:rsidR="00B85CEB">
        <w:rPr>
          <w:rFonts w:asciiTheme="minorHAnsi" w:hAnsiTheme="minorHAnsi" w:cstheme="minorHAnsi"/>
          <w:color w:val="111111"/>
          <w:spacing w:val="1"/>
        </w:rPr>
        <w:t xml:space="preserve">the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real estate. REITs are also </w:t>
      </w:r>
      <w:r w:rsidR="00581755" w:rsidRPr="00F616AB">
        <w:rPr>
          <w:rFonts w:asciiTheme="minorHAnsi" w:hAnsiTheme="minorHAnsi" w:cstheme="minorHAnsi"/>
          <w:color w:val="111111"/>
          <w:spacing w:val="1"/>
        </w:rPr>
        <w:t>an effective way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for </w:t>
      </w:r>
      <w:r w:rsidR="009A2511">
        <w:rPr>
          <w:rFonts w:asciiTheme="minorHAnsi" w:hAnsiTheme="minorHAnsi" w:cstheme="minorHAnsi"/>
          <w:color w:val="111111"/>
          <w:spacing w:val="1"/>
        </w:rPr>
        <w:t xml:space="preserve">a </w:t>
      </w:r>
      <w:r w:rsidRPr="00F616AB">
        <w:rPr>
          <w:rFonts w:asciiTheme="minorHAnsi" w:hAnsiTheme="minorHAnsi" w:cstheme="minorHAnsi"/>
          <w:color w:val="111111"/>
          <w:spacing w:val="1"/>
        </w:rPr>
        <w:t>beginn</w:t>
      </w:r>
      <w:r w:rsidR="009A2511">
        <w:rPr>
          <w:rFonts w:asciiTheme="minorHAnsi" w:hAnsiTheme="minorHAnsi" w:cstheme="minorHAnsi"/>
          <w:color w:val="111111"/>
          <w:spacing w:val="1"/>
        </w:rPr>
        <w:t>ing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real estate investor to gain</w:t>
      </w:r>
      <w:r w:rsidR="000E259A">
        <w:rPr>
          <w:rFonts w:asciiTheme="minorHAnsi" w:hAnsiTheme="minorHAnsi" w:cstheme="minorHAnsi"/>
          <w:color w:val="111111"/>
          <w:spacing w:val="1"/>
        </w:rPr>
        <w:t xml:space="preserve"> 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experience </w:t>
      </w:r>
      <w:r w:rsidR="006B45AF">
        <w:rPr>
          <w:rFonts w:asciiTheme="minorHAnsi" w:hAnsiTheme="minorHAnsi" w:cstheme="minorHAnsi"/>
          <w:color w:val="111111"/>
          <w:spacing w:val="1"/>
        </w:rPr>
        <w:t>in</w:t>
      </w:r>
      <w:r w:rsidRPr="00F616AB">
        <w:rPr>
          <w:rFonts w:asciiTheme="minorHAnsi" w:hAnsiTheme="minorHAnsi" w:cstheme="minorHAnsi"/>
          <w:color w:val="111111"/>
          <w:spacing w:val="1"/>
        </w:rPr>
        <w:t xml:space="preserve"> the industry</w:t>
      </w:r>
      <w:r w:rsidR="000B2144">
        <w:rPr>
          <w:rFonts w:asciiTheme="minorHAnsi" w:hAnsiTheme="minorHAnsi" w:cstheme="minorHAnsi"/>
          <w:color w:val="111111"/>
          <w:spacing w:val="1"/>
        </w:rPr>
        <w:t xml:space="preserve"> by reading and learning from the reports and other distributed information</w:t>
      </w:r>
      <w:r w:rsidRPr="00F616AB">
        <w:rPr>
          <w:rFonts w:asciiTheme="minorHAnsi" w:hAnsiTheme="minorHAnsi" w:cstheme="minorHAnsi"/>
          <w:color w:val="111111"/>
          <w:spacing w:val="1"/>
        </w:rPr>
        <w:t>.</w:t>
      </w:r>
    </w:p>
    <w:p w14:paraId="6F9D28BB" w14:textId="6B5803BC" w:rsidR="00DE3316" w:rsidRPr="008623F4" w:rsidRDefault="00DE3316" w:rsidP="008623F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caps/>
          <w:color w:val="11111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  <w:shd w:val="clear" w:color="auto" w:fill="FFFFFF"/>
        </w:rPr>
        <w:t>Key Takeaways:</w:t>
      </w:r>
    </w:p>
    <w:p w14:paraId="3A248DFA" w14:textId="77777777" w:rsidR="008623F4" w:rsidRPr="008623F4" w:rsidRDefault="008623F4" w:rsidP="008623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REITs allow individual investors to make money on real estate without having to own or manage physical properties.</w:t>
      </w:r>
    </w:p>
    <w:p w14:paraId="276793B4" w14:textId="3A110DDC" w:rsidR="008623F4" w:rsidRPr="008623F4" w:rsidRDefault="008623F4" w:rsidP="008623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 xml:space="preserve">Direct real estate offers more tax breaks than REIT </w:t>
      </w:r>
      <w:r w:rsidR="00383F2C" w:rsidRPr="008623F4">
        <w:rPr>
          <w:rFonts w:eastAsia="Times New Roman" w:cstheme="minorHAnsi"/>
          <w:color w:val="111111"/>
          <w:spacing w:val="1"/>
          <w:sz w:val="24"/>
          <w:szCs w:val="24"/>
        </w:rPr>
        <w:t>investments and</w:t>
      </w: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 xml:space="preserve"> gives investors more control over decision making.</w:t>
      </w:r>
    </w:p>
    <w:p w14:paraId="4B9A18BC" w14:textId="796BDC60" w:rsidR="008623F4" w:rsidRDefault="008623F4" w:rsidP="008623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>Many REITs are publicly traded on exchanges, so they</w:t>
      </w:r>
      <w:r w:rsidR="00031766">
        <w:rPr>
          <w:rFonts w:eastAsia="Times New Roman" w:cstheme="minorHAnsi"/>
          <w:color w:val="111111"/>
          <w:spacing w:val="1"/>
          <w:sz w:val="24"/>
          <w:szCs w:val="24"/>
        </w:rPr>
        <w:t xml:space="preserve"> sell by price</w:t>
      </w:r>
      <w:r w:rsidR="001D3350">
        <w:rPr>
          <w:rFonts w:eastAsia="Times New Roman" w:cstheme="minorHAnsi"/>
          <w:color w:val="111111"/>
          <w:spacing w:val="1"/>
          <w:sz w:val="24"/>
          <w:szCs w:val="24"/>
        </w:rPr>
        <w:t>-</w:t>
      </w:r>
      <w:r w:rsidR="00031766">
        <w:rPr>
          <w:rFonts w:eastAsia="Times New Roman" w:cstheme="minorHAnsi"/>
          <w:color w:val="111111"/>
          <w:spacing w:val="1"/>
          <w:sz w:val="24"/>
          <w:szCs w:val="24"/>
        </w:rPr>
        <w:t>per</w:t>
      </w:r>
      <w:r w:rsidR="001D3350">
        <w:rPr>
          <w:rFonts w:eastAsia="Times New Roman" w:cstheme="minorHAnsi"/>
          <w:color w:val="111111"/>
          <w:spacing w:val="1"/>
          <w:sz w:val="24"/>
          <w:szCs w:val="24"/>
        </w:rPr>
        <w:t>-</w:t>
      </w:r>
      <w:r w:rsidR="00031766">
        <w:rPr>
          <w:rFonts w:eastAsia="Times New Roman" w:cstheme="minorHAnsi"/>
          <w:color w:val="111111"/>
          <w:spacing w:val="1"/>
          <w:sz w:val="24"/>
          <w:szCs w:val="24"/>
        </w:rPr>
        <w:t>share, making it</w:t>
      </w:r>
      <w:r w:rsidRPr="008623F4">
        <w:rPr>
          <w:rFonts w:eastAsia="Times New Roman" w:cstheme="minorHAnsi"/>
          <w:color w:val="111111"/>
          <w:spacing w:val="1"/>
          <w:sz w:val="24"/>
          <w:szCs w:val="24"/>
        </w:rPr>
        <w:t xml:space="preserve"> easier to buy and sell than traditional real estate</w:t>
      </w:r>
      <w:r w:rsidR="00FD7636">
        <w:rPr>
          <w:rFonts w:eastAsia="Times New Roman" w:cstheme="minorHAnsi"/>
          <w:color w:val="111111"/>
          <w:spacing w:val="1"/>
          <w:sz w:val="24"/>
          <w:szCs w:val="24"/>
        </w:rPr>
        <w:t xml:space="preserve">. 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>In this way</w:t>
      </w:r>
      <w:r w:rsidR="001D3350">
        <w:rPr>
          <w:rFonts w:eastAsia="Times New Roman" w:cstheme="minorHAnsi"/>
          <w:color w:val="111111"/>
          <w:spacing w:val="1"/>
          <w:sz w:val="24"/>
          <w:szCs w:val="24"/>
        </w:rPr>
        <w:t xml:space="preserve">, </w:t>
      </w:r>
      <w:r w:rsidR="00DE3316">
        <w:rPr>
          <w:rFonts w:eastAsia="Times New Roman" w:cstheme="minorHAnsi"/>
          <w:color w:val="111111"/>
          <w:spacing w:val="1"/>
          <w:sz w:val="24"/>
          <w:szCs w:val="24"/>
        </w:rPr>
        <w:t>your investment i</w:t>
      </w:r>
      <w:r w:rsidR="00031766">
        <w:rPr>
          <w:rFonts w:eastAsia="Times New Roman" w:cstheme="minorHAnsi"/>
          <w:color w:val="111111"/>
          <w:spacing w:val="1"/>
          <w:sz w:val="24"/>
          <w:szCs w:val="24"/>
        </w:rPr>
        <w:t>s</w:t>
      </w:r>
      <w:r w:rsidR="00DE3316"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r w:rsidR="006755AE">
        <w:rPr>
          <w:rFonts w:eastAsia="Times New Roman" w:cstheme="minorHAnsi"/>
          <w:color w:val="111111"/>
          <w:spacing w:val="1"/>
          <w:sz w:val="24"/>
          <w:szCs w:val="24"/>
        </w:rPr>
        <w:t>not</w:t>
      </w:r>
      <w:r w:rsidR="00DE3316">
        <w:rPr>
          <w:rFonts w:eastAsia="Times New Roman" w:cstheme="minorHAnsi"/>
          <w:color w:val="111111"/>
          <w:spacing w:val="1"/>
          <w:sz w:val="24"/>
          <w:szCs w:val="24"/>
        </w:rPr>
        <w:t xml:space="preserve"> in the real estate directly, but in shares of a company</w:t>
      </w:r>
      <w:r w:rsidR="00031766">
        <w:rPr>
          <w:rFonts w:eastAsia="Times New Roman" w:cstheme="minorHAnsi"/>
          <w:color w:val="111111"/>
          <w:spacing w:val="1"/>
          <w:sz w:val="24"/>
          <w:szCs w:val="24"/>
        </w:rPr>
        <w:t xml:space="preserve"> that owns the real estate.</w:t>
      </w:r>
    </w:p>
    <w:p w14:paraId="2A4D9A35" w14:textId="0F5D2933" w:rsidR="00031766" w:rsidRPr="00F616AB" w:rsidRDefault="00031766" w:rsidP="008623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VisionWise Capital 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 xml:space="preserve">has two investment options: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Fund IV is for those </w:t>
      </w:r>
      <w:r w:rsidR="006B396D">
        <w:rPr>
          <w:rFonts w:eastAsia="Times New Roman" w:cstheme="minorHAnsi"/>
          <w:color w:val="111111"/>
          <w:spacing w:val="1"/>
          <w:sz w:val="24"/>
          <w:szCs w:val="24"/>
        </w:rPr>
        <w:t xml:space="preserve">investors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wanting high income from real estate</w:t>
      </w:r>
      <w:r w:rsidR="006A77B9"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without </w:t>
      </w:r>
      <w:r w:rsidR="00E32EB2">
        <w:rPr>
          <w:rFonts w:eastAsia="Times New Roman" w:cstheme="minorHAnsi"/>
          <w:color w:val="111111"/>
          <w:spacing w:val="1"/>
          <w:sz w:val="24"/>
          <w:szCs w:val="24"/>
        </w:rPr>
        <w:t xml:space="preserve">the responsibility of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managing </w:t>
      </w:r>
      <w:r w:rsidR="00575EEF">
        <w:rPr>
          <w:rFonts w:eastAsia="Times New Roman" w:cstheme="minorHAnsi"/>
          <w:color w:val="111111"/>
          <w:spacing w:val="1"/>
          <w:sz w:val="24"/>
          <w:szCs w:val="24"/>
        </w:rPr>
        <w:t xml:space="preserve">the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properties</w:t>
      </w:r>
      <w:r w:rsidR="007C0144">
        <w:rPr>
          <w:rFonts w:eastAsia="Times New Roman" w:cstheme="minorHAnsi"/>
          <w:color w:val="111111"/>
          <w:spacing w:val="1"/>
          <w:sz w:val="24"/>
          <w:szCs w:val="24"/>
        </w:rPr>
        <w:t xml:space="preserve">.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Or you can </w:t>
      </w:r>
      <w:r w:rsidR="006755AE">
        <w:rPr>
          <w:rFonts w:eastAsia="Times New Roman" w:cstheme="minorHAnsi"/>
          <w:color w:val="111111"/>
          <w:spacing w:val="1"/>
          <w:sz w:val="24"/>
          <w:szCs w:val="24"/>
        </w:rPr>
        <w:t>invest in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 a </w:t>
      </w:r>
      <w:r w:rsidR="00575EEF">
        <w:rPr>
          <w:rFonts w:eastAsia="Times New Roman" w:cstheme="minorHAnsi"/>
          <w:color w:val="111111"/>
          <w:spacing w:val="1"/>
          <w:sz w:val="24"/>
          <w:szCs w:val="24"/>
        </w:rPr>
        <w:t>specifi</w:t>
      </w:r>
      <w:r w:rsidR="00D74419">
        <w:rPr>
          <w:rFonts w:eastAsia="Times New Roman" w:cstheme="minorHAnsi"/>
          <w:color w:val="111111"/>
          <w:spacing w:val="1"/>
          <w:sz w:val="24"/>
          <w:szCs w:val="24"/>
        </w:rPr>
        <w:t>c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 property with the benefits </w:t>
      </w:r>
      <w:r w:rsidR="00A40627">
        <w:rPr>
          <w:rFonts w:eastAsia="Times New Roman" w:cstheme="minorHAnsi"/>
          <w:color w:val="111111"/>
          <w:spacing w:val="1"/>
          <w:sz w:val="24"/>
          <w:szCs w:val="24"/>
        </w:rPr>
        <w:t>and responsibilit</w:t>
      </w:r>
      <w:r w:rsidR="00E32EB2">
        <w:rPr>
          <w:rFonts w:eastAsia="Times New Roman" w:cstheme="minorHAnsi"/>
          <w:color w:val="111111"/>
          <w:spacing w:val="1"/>
          <w:sz w:val="24"/>
          <w:szCs w:val="24"/>
        </w:rPr>
        <w:t>ies</w:t>
      </w:r>
      <w:r w:rsidR="00A40627"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of direct ownership</w:t>
      </w:r>
      <w:r w:rsidR="007C0144">
        <w:rPr>
          <w:rFonts w:eastAsia="Times New Roman" w:cstheme="minorHAnsi"/>
          <w:color w:val="111111"/>
          <w:spacing w:val="1"/>
          <w:sz w:val="24"/>
          <w:szCs w:val="24"/>
        </w:rPr>
        <w:t xml:space="preserve">. </w:t>
      </w:r>
      <w:r w:rsidRPr="006755AE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>You choose!</w:t>
      </w:r>
    </w:p>
    <w:p w14:paraId="6ACEEDF4" w14:textId="7F238C30" w:rsidR="00E32EB2" w:rsidRDefault="006755AE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>If you like the idea of investing in real estate</w:t>
      </w:r>
      <w:r w:rsidR="0004475B">
        <w:rPr>
          <w:rFonts w:eastAsia="Times New Roman" w:cstheme="minorHAnsi"/>
          <w:color w:val="111111"/>
          <w:spacing w:val="1"/>
          <w:sz w:val="24"/>
          <w:szCs w:val="24"/>
        </w:rPr>
        <w:t xml:space="preserve"> like you would a common stock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, consider investing in a REIT</w:t>
      </w:r>
      <w:r w:rsidR="007C0144">
        <w:rPr>
          <w:rFonts w:eastAsia="Times New Roman" w:cstheme="minorHAnsi"/>
          <w:color w:val="111111"/>
          <w:spacing w:val="1"/>
          <w:sz w:val="24"/>
          <w:szCs w:val="24"/>
        </w:rPr>
        <w:t xml:space="preserve">. </w:t>
      </w:r>
      <w:r w:rsidR="00A40627">
        <w:rPr>
          <w:rFonts w:eastAsia="Times New Roman" w:cstheme="minorHAnsi"/>
          <w:color w:val="111111"/>
          <w:spacing w:val="1"/>
          <w:sz w:val="24"/>
          <w:szCs w:val="24"/>
        </w:rPr>
        <w:t>However, f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or greater </w:t>
      </w:r>
      <w:r w:rsidR="00504FC5">
        <w:rPr>
          <w:rFonts w:eastAsia="Times New Roman" w:cstheme="minorHAnsi"/>
          <w:color w:val="111111"/>
          <w:spacing w:val="1"/>
          <w:sz w:val="24"/>
          <w:szCs w:val="24"/>
        </w:rPr>
        <w:t xml:space="preserve">financial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upside</w:t>
      </w:r>
      <w:r w:rsidR="00504FC5">
        <w:rPr>
          <w:rFonts w:eastAsia="Times New Roman" w:cstheme="minorHAnsi"/>
          <w:color w:val="111111"/>
          <w:spacing w:val="1"/>
          <w:sz w:val="24"/>
          <w:szCs w:val="24"/>
        </w:rPr>
        <w:t>,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 both before and after taxes, buy the property directly (that is</w:t>
      </w:r>
      <w:r w:rsidR="00504FC5">
        <w:rPr>
          <w:rFonts w:eastAsia="Times New Roman" w:cstheme="minorHAnsi"/>
          <w:color w:val="111111"/>
          <w:spacing w:val="1"/>
          <w:sz w:val="24"/>
          <w:szCs w:val="24"/>
        </w:rPr>
        <w:t>,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 in your </w:t>
      </w:r>
      <w:r w:rsidR="00AE6F9C">
        <w:rPr>
          <w:rFonts w:eastAsia="Times New Roman" w:cstheme="minorHAnsi"/>
          <w:color w:val="111111"/>
          <w:spacing w:val="1"/>
          <w:sz w:val="24"/>
          <w:szCs w:val="24"/>
        </w:rPr>
        <w:t xml:space="preserve">individual </w:t>
      </w:r>
      <w:r w:rsidR="00E32EB2">
        <w:rPr>
          <w:rFonts w:eastAsia="Times New Roman" w:cstheme="minorHAnsi"/>
          <w:color w:val="111111"/>
          <w:spacing w:val="1"/>
          <w:sz w:val="24"/>
          <w:szCs w:val="24"/>
        </w:rPr>
        <w:t xml:space="preserve">or entity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>name</w:t>
      </w:r>
      <w:r w:rsidR="00E32EB2">
        <w:rPr>
          <w:rFonts w:eastAsia="Times New Roman" w:cstheme="minorHAnsi"/>
          <w:color w:val="111111"/>
          <w:spacing w:val="1"/>
          <w:sz w:val="24"/>
          <w:szCs w:val="24"/>
        </w:rPr>
        <w:t>) and perform the work yourself.</w:t>
      </w:r>
    </w:p>
    <w:p w14:paraId="4B7E9554" w14:textId="5C615327" w:rsidR="00504FC5" w:rsidRDefault="00504FC5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For a combination of optimum tax efficiency and profit potential ask me about how you can </w:t>
      </w:r>
      <w:r w:rsidRPr="0004475B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>Co-</w:t>
      </w:r>
      <w:r w:rsidRPr="00FD7636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>invest</w:t>
      </w:r>
      <w:r w:rsidRPr="00AA465D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 xml:space="preserve"> with VisionWise Capital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r w:rsidR="00FD7636">
        <w:rPr>
          <w:rFonts w:eastAsia="Times New Roman" w:cstheme="minorHAnsi"/>
          <w:color w:val="111111"/>
          <w:spacing w:val="1"/>
          <w:sz w:val="24"/>
          <w:szCs w:val="24"/>
        </w:rPr>
        <w:t xml:space="preserve">(VWC) 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 xml:space="preserve">in </w:t>
      </w:r>
      <w:r>
        <w:rPr>
          <w:rFonts w:eastAsia="Times New Roman" w:cstheme="minorHAnsi"/>
          <w:color w:val="111111"/>
          <w:spacing w:val="1"/>
          <w:sz w:val="24"/>
          <w:szCs w:val="24"/>
        </w:rPr>
        <w:t xml:space="preserve">a </w:t>
      </w:r>
      <w:r w:rsidRPr="0004475B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>“Sidecar” relationship</w:t>
      </w:r>
      <w:r w:rsidR="00FD7636">
        <w:rPr>
          <w:rFonts w:eastAsia="Times New Roman" w:cstheme="minorHAnsi"/>
          <w:color w:val="111111"/>
          <w:spacing w:val="1"/>
          <w:sz w:val="24"/>
          <w:szCs w:val="24"/>
        </w:rPr>
        <w:t xml:space="preserve">. </w:t>
      </w:r>
      <w:ins w:id="3" w:author="Julie" w:date="2021-11-17T10:12:00Z">
        <w:r w:rsidR="00DE0F35">
          <w:rPr>
            <w:rFonts w:eastAsia="Times New Roman" w:cstheme="minorHAnsi"/>
            <w:color w:val="111111"/>
            <w:spacing w:val="1"/>
            <w:sz w:val="24"/>
            <w:szCs w:val="24"/>
          </w:rPr>
          <w:t xml:space="preserve">The “Sidecar” </w:t>
        </w:r>
        <w:r w:rsidR="00AA63F4">
          <w:rPr>
            <w:rFonts w:eastAsia="Times New Roman" w:cstheme="minorHAnsi"/>
            <w:color w:val="111111"/>
            <w:spacing w:val="1"/>
            <w:sz w:val="24"/>
            <w:szCs w:val="24"/>
          </w:rPr>
          <w:t xml:space="preserve">provides </w:t>
        </w:r>
      </w:ins>
      <w:del w:id="4" w:author="Julie" w:date="2021-11-17T10:12:00Z">
        <w:r w:rsidR="009A6FE4" w:rsidDel="00C00A15">
          <w:rPr>
            <w:rFonts w:eastAsia="Times New Roman" w:cstheme="minorHAnsi"/>
            <w:color w:val="111111"/>
            <w:spacing w:val="1"/>
            <w:sz w:val="24"/>
            <w:szCs w:val="24"/>
          </w:rPr>
          <w:delText>In this way, you get</w:delText>
        </w:r>
      </w:del>
      <w:r w:rsidR="009A6FE4">
        <w:rPr>
          <w:rFonts w:eastAsia="Times New Roman" w:cstheme="minorHAnsi"/>
          <w:color w:val="111111"/>
          <w:spacing w:val="1"/>
          <w:sz w:val="24"/>
          <w:szCs w:val="24"/>
        </w:rPr>
        <w:t xml:space="preserve"> the benefits of direct ownership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 xml:space="preserve"> while VWC </w:t>
      </w:r>
      <w:r w:rsidR="00FD7636">
        <w:rPr>
          <w:rFonts w:eastAsia="Times New Roman" w:cstheme="minorHAnsi"/>
          <w:color w:val="111111"/>
          <w:spacing w:val="1"/>
          <w:sz w:val="24"/>
          <w:szCs w:val="24"/>
        </w:rPr>
        <w:t xml:space="preserve">becomes an invested partner who 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>manage</w:t>
      </w:r>
      <w:r w:rsidR="00FD7636">
        <w:rPr>
          <w:rFonts w:eastAsia="Times New Roman" w:cstheme="minorHAnsi"/>
          <w:color w:val="111111"/>
          <w:spacing w:val="1"/>
          <w:sz w:val="24"/>
          <w:szCs w:val="24"/>
        </w:rPr>
        <w:t>s</w:t>
      </w:r>
      <w:r w:rsidR="00C6729A">
        <w:rPr>
          <w:rFonts w:eastAsia="Times New Roman" w:cstheme="minorHAnsi"/>
          <w:color w:val="111111"/>
          <w:spacing w:val="1"/>
          <w:sz w:val="24"/>
          <w:szCs w:val="24"/>
        </w:rPr>
        <w:t xml:space="preserve"> the process and the property on your behalf</w:t>
      </w:r>
      <w:r w:rsidR="009A6FE4">
        <w:rPr>
          <w:rFonts w:eastAsia="Times New Roman" w:cstheme="minorHAnsi"/>
          <w:color w:val="111111"/>
          <w:spacing w:val="1"/>
          <w:sz w:val="24"/>
          <w:szCs w:val="24"/>
        </w:rPr>
        <w:t>.</w:t>
      </w:r>
    </w:p>
    <w:p w14:paraId="7B7CF580" w14:textId="60B1B6FA" w:rsidR="00003EC0" w:rsidRDefault="00504FC5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>For more detail</w:t>
      </w:r>
      <w:r w:rsidR="006755AE"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r w:rsidR="006F1A0B" w:rsidRPr="00F616AB">
        <w:rPr>
          <w:rFonts w:eastAsia="Times New Roman" w:cstheme="minorHAnsi"/>
          <w:color w:val="111111"/>
          <w:spacing w:val="1"/>
          <w:sz w:val="24"/>
          <w:szCs w:val="24"/>
        </w:rPr>
        <w:t>about the benefit</w:t>
      </w:r>
      <w:r w:rsidR="006755AE">
        <w:rPr>
          <w:rFonts w:eastAsia="Times New Roman" w:cstheme="minorHAnsi"/>
          <w:color w:val="111111"/>
          <w:spacing w:val="1"/>
          <w:sz w:val="24"/>
          <w:szCs w:val="24"/>
        </w:rPr>
        <w:t>s</w:t>
      </w:r>
      <w:r w:rsidR="006F1A0B" w:rsidRPr="00F616AB">
        <w:rPr>
          <w:rFonts w:eastAsia="Times New Roman" w:cstheme="minorHAnsi"/>
          <w:color w:val="111111"/>
          <w:spacing w:val="1"/>
          <w:sz w:val="24"/>
          <w:szCs w:val="24"/>
        </w:rPr>
        <w:t xml:space="preserve"> and limitations of REITs, see this article by </w:t>
      </w:r>
      <w:r w:rsidR="00003EC0">
        <w:rPr>
          <w:rFonts w:eastAsia="Times New Roman" w:cstheme="minorHAnsi"/>
          <w:color w:val="111111"/>
          <w:spacing w:val="1"/>
          <w:sz w:val="24"/>
          <w:szCs w:val="24"/>
        </w:rPr>
        <w:t>Millionaire Acres:</w:t>
      </w:r>
    </w:p>
    <w:p w14:paraId="3F9E07A3" w14:textId="77777777" w:rsidR="00003EC0" w:rsidRPr="00003EC0" w:rsidRDefault="00003EC0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i/>
          <w:iCs/>
          <w:color w:val="111111"/>
          <w:spacing w:val="1"/>
        </w:rPr>
      </w:pPr>
      <w:hyperlink r:id="rId7" w:history="1">
        <w:r w:rsidRPr="00003EC0">
          <w:rPr>
            <w:rStyle w:val="Hyperlink"/>
            <w:rFonts w:eastAsia="Times New Roman" w:cstheme="minorHAnsi"/>
            <w:i/>
            <w:iCs/>
            <w:spacing w:val="1"/>
          </w:rPr>
          <w:t>https://www.millionacres.com/real-estate-investing/articles/investment-properties-vs-reits-which-is-the-better-investment-strategy/</w:t>
        </w:r>
      </w:hyperlink>
      <w:r w:rsidRPr="00003EC0">
        <w:rPr>
          <w:rFonts w:eastAsia="Times New Roman" w:cstheme="minorHAnsi"/>
          <w:i/>
          <w:iCs/>
          <w:color w:val="111111"/>
          <w:spacing w:val="1"/>
        </w:rPr>
        <w:t xml:space="preserve">, </w:t>
      </w:r>
    </w:p>
    <w:p w14:paraId="4E11AD4A" w14:textId="77777777" w:rsidR="0004475B" w:rsidRDefault="007C0144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>Or</w:t>
      </w:r>
      <w:r w:rsidR="00003EC0">
        <w:rPr>
          <w:rFonts w:eastAsia="Times New Roman" w:cstheme="minorHAnsi"/>
          <w:color w:val="111111"/>
          <w:spacing w:val="1"/>
          <w:sz w:val="24"/>
          <w:szCs w:val="24"/>
        </w:rPr>
        <w:t xml:space="preserve"> this </w:t>
      </w:r>
      <w:r w:rsidR="0004475B">
        <w:rPr>
          <w:rFonts w:eastAsia="Times New Roman" w:cstheme="minorHAnsi"/>
          <w:color w:val="111111"/>
          <w:spacing w:val="1"/>
          <w:sz w:val="24"/>
          <w:szCs w:val="24"/>
        </w:rPr>
        <w:t xml:space="preserve">article </w:t>
      </w:r>
      <w:r w:rsidR="00003EC0">
        <w:rPr>
          <w:rFonts w:eastAsia="Times New Roman" w:cstheme="minorHAnsi"/>
          <w:color w:val="111111"/>
          <w:spacing w:val="1"/>
          <w:sz w:val="24"/>
          <w:szCs w:val="24"/>
        </w:rPr>
        <w:t xml:space="preserve">from the </w:t>
      </w:r>
      <w:r w:rsidR="009607B1" w:rsidRPr="00F616AB">
        <w:rPr>
          <w:rFonts w:eastAsia="Times New Roman" w:cstheme="minorHAnsi"/>
          <w:color w:val="111111"/>
          <w:spacing w:val="1"/>
          <w:sz w:val="24"/>
          <w:szCs w:val="24"/>
        </w:rPr>
        <w:t>National Association of Real Estate Trusts (</w:t>
      </w:r>
      <w:r w:rsidR="006F1A0B" w:rsidRPr="00F616AB">
        <w:rPr>
          <w:rFonts w:eastAsia="Times New Roman" w:cstheme="minorHAnsi"/>
          <w:color w:val="111111"/>
          <w:spacing w:val="1"/>
          <w:sz w:val="24"/>
          <w:szCs w:val="24"/>
        </w:rPr>
        <w:t>NAREIT</w:t>
      </w:r>
      <w:r w:rsidR="009607B1" w:rsidRPr="00F616AB">
        <w:rPr>
          <w:rFonts w:eastAsia="Times New Roman" w:cstheme="minorHAnsi"/>
          <w:color w:val="111111"/>
          <w:spacing w:val="1"/>
          <w:sz w:val="24"/>
          <w:szCs w:val="24"/>
        </w:rPr>
        <w:t>)</w:t>
      </w:r>
      <w:r w:rsidR="0004475B">
        <w:rPr>
          <w:rFonts w:eastAsia="Times New Roman" w:cstheme="minorHAnsi"/>
          <w:color w:val="111111"/>
          <w:spacing w:val="1"/>
          <w:sz w:val="24"/>
          <w:szCs w:val="24"/>
        </w:rPr>
        <w:t>:</w:t>
      </w:r>
    </w:p>
    <w:p w14:paraId="5462B749" w14:textId="5B6F0B4F" w:rsidR="00003EC0" w:rsidRPr="00003EC0" w:rsidRDefault="009607B1" w:rsidP="006F1A0B">
      <w:pPr>
        <w:shd w:val="clear" w:color="auto" w:fill="FFFFFF"/>
        <w:spacing w:before="100" w:beforeAutospacing="1" w:after="0" w:line="240" w:lineRule="auto"/>
        <w:rPr>
          <w:rStyle w:val="Hyperlink"/>
          <w:i/>
          <w:iCs/>
        </w:rPr>
      </w:pPr>
      <w:r w:rsidRPr="00F616AB">
        <w:rPr>
          <w:rFonts w:eastAsia="Times New Roman" w:cstheme="minorHAnsi"/>
          <w:color w:val="111111"/>
          <w:spacing w:val="1"/>
          <w:sz w:val="24"/>
          <w:szCs w:val="24"/>
        </w:rPr>
        <w:t xml:space="preserve"> </w:t>
      </w:r>
      <w:hyperlink r:id="rId8" w:history="1">
        <w:r w:rsidRPr="00003EC0">
          <w:rPr>
            <w:rStyle w:val="Hyperlink"/>
            <w:rFonts w:eastAsia="Times New Roman" w:cstheme="minorHAnsi"/>
            <w:i/>
            <w:iCs/>
            <w:spacing w:val="1"/>
          </w:rPr>
          <w:t>https://www.reit.com/what-reit/frequently-asked-questions-about-reits</w:t>
        </w:r>
      </w:hyperlink>
      <w:r w:rsidR="00504FC5" w:rsidRPr="00003EC0">
        <w:rPr>
          <w:rStyle w:val="Hyperlink"/>
          <w:i/>
          <w:iCs/>
        </w:rPr>
        <w:t xml:space="preserve"> </w:t>
      </w:r>
    </w:p>
    <w:p w14:paraId="42EB4871" w14:textId="229E2763" w:rsidR="009607B1" w:rsidRDefault="00003EC0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>Then,</w:t>
      </w:r>
      <w:r w:rsidR="00504FC5">
        <w:rPr>
          <w:rFonts w:eastAsia="Times New Roman" w:cstheme="minorHAnsi"/>
          <w:color w:val="111111"/>
          <w:spacing w:val="1"/>
          <w:sz w:val="24"/>
          <w:szCs w:val="24"/>
        </w:rPr>
        <w:t xml:space="preserve"> send me an email</w:t>
      </w:r>
      <w:r w:rsidR="00D43B3F">
        <w:rPr>
          <w:rFonts w:eastAsia="Times New Roman" w:cstheme="minorHAnsi"/>
          <w:color w:val="111111"/>
          <w:spacing w:val="1"/>
          <w:sz w:val="24"/>
          <w:szCs w:val="24"/>
        </w:rPr>
        <w:t xml:space="preserve"> (</w:t>
      </w:r>
      <w:hyperlink r:id="rId9" w:history="1">
        <w:r w:rsidR="00D43B3F" w:rsidRPr="00B42E94">
          <w:rPr>
            <w:rStyle w:val="Hyperlink"/>
            <w:rFonts w:eastAsia="Times New Roman" w:cstheme="minorHAnsi"/>
            <w:spacing w:val="1"/>
            <w:sz w:val="24"/>
            <w:szCs w:val="24"/>
          </w:rPr>
          <w:t>sanford@visionwisecapital.com</w:t>
        </w:r>
      </w:hyperlink>
      <w:r w:rsidR="00D43B3F">
        <w:rPr>
          <w:rFonts w:eastAsia="Times New Roman" w:cstheme="minorHAnsi"/>
          <w:color w:val="111111"/>
          <w:spacing w:val="1"/>
          <w:sz w:val="24"/>
          <w:szCs w:val="24"/>
        </w:rPr>
        <w:t xml:space="preserve">) </w:t>
      </w:r>
      <w:r w:rsidR="00504FC5">
        <w:rPr>
          <w:rFonts w:eastAsia="Times New Roman" w:cstheme="minorHAnsi"/>
          <w:color w:val="111111"/>
          <w:spacing w:val="1"/>
          <w:sz w:val="24"/>
          <w:szCs w:val="24"/>
        </w:rPr>
        <w:t xml:space="preserve"> or give me a call </w:t>
      </w:r>
      <w:r w:rsidR="00D43B3F">
        <w:rPr>
          <w:rFonts w:eastAsia="Times New Roman" w:cstheme="minorHAnsi"/>
          <w:color w:val="111111"/>
          <w:spacing w:val="1"/>
          <w:sz w:val="24"/>
          <w:szCs w:val="24"/>
        </w:rPr>
        <w:t xml:space="preserve">(949) 441-5580 </w:t>
      </w:r>
      <w:r w:rsidR="00AF7DBD">
        <w:rPr>
          <w:rFonts w:eastAsia="Times New Roman" w:cstheme="minorHAnsi"/>
          <w:color w:val="111111"/>
          <w:spacing w:val="1"/>
          <w:sz w:val="24"/>
          <w:szCs w:val="24"/>
        </w:rPr>
        <w:t xml:space="preserve">and </w:t>
      </w:r>
      <w:r w:rsidR="00581755" w:rsidRPr="00003EC0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 xml:space="preserve">I </w:t>
      </w:r>
      <w:r w:rsidR="0004475B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>will</w:t>
      </w:r>
      <w:r w:rsidR="00664F83" w:rsidRPr="00003EC0">
        <w:rPr>
          <w:rFonts w:eastAsia="Times New Roman" w:cstheme="minorHAnsi"/>
          <w:b/>
          <w:bCs/>
          <w:color w:val="111111"/>
          <w:spacing w:val="1"/>
          <w:sz w:val="24"/>
          <w:szCs w:val="24"/>
        </w:rPr>
        <w:t xml:space="preserve"> help you speed up your learning curve.</w:t>
      </w:r>
    </w:p>
    <w:p w14:paraId="5C1A7678" w14:textId="73B9ADD7" w:rsidR="00664F83" w:rsidRPr="00F616AB" w:rsidRDefault="00664F83" w:rsidP="006F1A0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11111"/>
          <w:spacing w:val="1"/>
          <w:sz w:val="24"/>
          <w:szCs w:val="24"/>
        </w:rPr>
      </w:pPr>
      <w:r>
        <w:rPr>
          <w:rFonts w:eastAsia="Times New Roman" w:cstheme="minorHAnsi"/>
          <w:color w:val="111111"/>
          <w:spacing w:val="1"/>
          <w:sz w:val="24"/>
          <w:szCs w:val="24"/>
        </w:rPr>
        <w:t>Sanford</w:t>
      </w:r>
    </w:p>
    <w:p w14:paraId="48134153" w14:textId="2969ED8A" w:rsidR="008623F4" w:rsidRPr="00F616AB" w:rsidDel="00B65292" w:rsidRDefault="008623F4" w:rsidP="008623F4">
      <w:pPr>
        <w:pStyle w:val="comp"/>
        <w:shd w:val="clear" w:color="auto" w:fill="FFFFFF"/>
        <w:spacing w:before="0" w:beforeAutospacing="0"/>
        <w:rPr>
          <w:del w:id="5" w:author="Julie" w:date="2021-11-17T10:15:00Z"/>
          <w:rFonts w:asciiTheme="minorHAnsi" w:hAnsiTheme="minorHAnsi" w:cstheme="minorHAnsi"/>
          <w:color w:val="111111"/>
          <w:spacing w:val="1"/>
        </w:rPr>
      </w:pPr>
    </w:p>
    <w:p w14:paraId="5FCA84DF" w14:textId="7FCD04E1" w:rsidR="008623F4" w:rsidRPr="00F616AB" w:rsidDel="00B65292" w:rsidRDefault="008623F4" w:rsidP="008623F4">
      <w:pPr>
        <w:pStyle w:val="comp"/>
        <w:shd w:val="clear" w:color="auto" w:fill="FFFFFF"/>
        <w:spacing w:before="0" w:beforeAutospacing="0"/>
        <w:rPr>
          <w:del w:id="6" w:author="Julie" w:date="2021-11-17T10:15:00Z"/>
          <w:rFonts w:asciiTheme="minorHAnsi" w:hAnsiTheme="minorHAnsi" w:cstheme="minorHAnsi"/>
          <w:color w:val="111111"/>
          <w:spacing w:val="1"/>
        </w:rPr>
      </w:pPr>
    </w:p>
    <w:p w14:paraId="111F67ED" w14:textId="77777777" w:rsidR="00D81087" w:rsidRPr="00F616AB" w:rsidRDefault="00D81087" w:rsidP="00B65292">
      <w:pPr>
        <w:rPr>
          <w:rFonts w:cstheme="minorHAnsi"/>
          <w:sz w:val="24"/>
          <w:szCs w:val="24"/>
        </w:rPr>
      </w:pPr>
    </w:p>
    <w:sectPr w:rsidR="00D81087" w:rsidRPr="00F616AB" w:rsidSect="00A70BB4">
      <w:headerReference w:type="default" r:id="rId10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CE8D" w14:textId="77777777" w:rsidR="00334A76" w:rsidRDefault="00334A76" w:rsidP="002C13E3">
      <w:pPr>
        <w:spacing w:after="0" w:line="240" w:lineRule="auto"/>
      </w:pPr>
      <w:r>
        <w:separator/>
      </w:r>
    </w:p>
  </w:endnote>
  <w:endnote w:type="continuationSeparator" w:id="0">
    <w:p w14:paraId="4655B38B" w14:textId="77777777" w:rsidR="00334A76" w:rsidRDefault="00334A76" w:rsidP="002C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7ED6" w14:textId="77777777" w:rsidR="00334A76" w:rsidRDefault="00334A76" w:rsidP="002C13E3">
      <w:pPr>
        <w:spacing w:after="0" w:line="240" w:lineRule="auto"/>
      </w:pPr>
      <w:r>
        <w:separator/>
      </w:r>
    </w:p>
  </w:footnote>
  <w:footnote w:type="continuationSeparator" w:id="0">
    <w:p w14:paraId="6CFC90DC" w14:textId="77777777" w:rsidR="00334A76" w:rsidRDefault="00334A76" w:rsidP="002C1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F17C" w14:textId="41055E6B" w:rsidR="002C13E3" w:rsidRDefault="002C13E3">
    <w:pPr>
      <w:pStyle w:val="Header"/>
    </w:pPr>
    <w:r>
      <w:t>Blog #34</w:t>
    </w:r>
    <w:r>
      <w:tab/>
    </w:r>
    <w:r w:rsidR="00F616AB" w:rsidRPr="00F616AB">
      <w:rPr>
        <w:b/>
        <w:bCs/>
        <w:sz w:val="36"/>
        <w:szCs w:val="36"/>
      </w:rPr>
      <w:t>Are REIT’s Real Estate?</w:t>
    </w:r>
    <w:r w:rsidR="00F616AB">
      <w:rPr>
        <w:sz w:val="36"/>
        <w:szCs w:val="36"/>
      </w:rPr>
      <w:t xml:space="preserve">  </w:t>
    </w:r>
    <w:r w:rsidR="00F616AB">
      <w:rPr>
        <w:sz w:val="36"/>
        <w:szCs w:val="36"/>
      </w:rPr>
      <w:tab/>
    </w:r>
    <w:r w:rsidR="00F616AB" w:rsidRPr="00F616AB">
      <w:t>11.17.2021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98F"/>
    <w:multiLevelType w:val="multilevel"/>
    <w:tmpl w:val="965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870E4"/>
    <w:multiLevelType w:val="multilevel"/>
    <w:tmpl w:val="796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16D63"/>
    <w:multiLevelType w:val="multilevel"/>
    <w:tmpl w:val="9DC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492891"/>
    <w:multiLevelType w:val="multilevel"/>
    <w:tmpl w:val="0C7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EB665D"/>
    <w:multiLevelType w:val="multilevel"/>
    <w:tmpl w:val="B3B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754002">
    <w:abstractNumId w:val="4"/>
  </w:num>
  <w:num w:numId="2" w16cid:durableId="1631787843">
    <w:abstractNumId w:val="0"/>
  </w:num>
  <w:num w:numId="3" w16cid:durableId="2069914509">
    <w:abstractNumId w:val="3"/>
  </w:num>
  <w:num w:numId="4" w16cid:durableId="933786401">
    <w:abstractNumId w:val="1"/>
  </w:num>
  <w:num w:numId="5" w16cid:durableId="180206899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">
    <w15:presenceInfo w15:providerId="None" w15:userId="Jul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F4"/>
    <w:rsid w:val="000006E8"/>
    <w:rsid w:val="00003EC0"/>
    <w:rsid w:val="00005D5D"/>
    <w:rsid w:val="0002269A"/>
    <w:rsid w:val="00031766"/>
    <w:rsid w:val="0004475B"/>
    <w:rsid w:val="00057230"/>
    <w:rsid w:val="000B2144"/>
    <w:rsid w:val="000D0F3F"/>
    <w:rsid w:val="000D663B"/>
    <w:rsid w:val="000E259A"/>
    <w:rsid w:val="001407C2"/>
    <w:rsid w:val="001D3350"/>
    <w:rsid w:val="001D6CF0"/>
    <w:rsid w:val="002127EE"/>
    <w:rsid w:val="0021493E"/>
    <w:rsid w:val="00215E75"/>
    <w:rsid w:val="00267227"/>
    <w:rsid w:val="002978EB"/>
    <w:rsid w:val="002A3167"/>
    <w:rsid w:val="002A5310"/>
    <w:rsid w:val="002B5C95"/>
    <w:rsid w:val="002C13E3"/>
    <w:rsid w:val="00331CF0"/>
    <w:rsid w:val="00334A76"/>
    <w:rsid w:val="00383F2C"/>
    <w:rsid w:val="003B31E4"/>
    <w:rsid w:val="003B61D1"/>
    <w:rsid w:val="004D4F92"/>
    <w:rsid w:val="004E5D70"/>
    <w:rsid w:val="00504FC5"/>
    <w:rsid w:val="005666C3"/>
    <w:rsid w:val="00575EEF"/>
    <w:rsid w:val="00581755"/>
    <w:rsid w:val="005D6C7A"/>
    <w:rsid w:val="00631619"/>
    <w:rsid w:val="00664F83"/>
    <w:rsid w:val="006755AE"/>
    <w:rsid w:val="006A77B9"/>
    <w:rsid w:val="006B396D"/>
    <w:rsid w:val="006B45AF"/>
    <w:rsid w:val="006D2C3E"/>
    <w:rsid w:val="006F1A0B"/>
    <w:rsid w:val="00772511"/>
    <w:rsid w:val="00792E8A"/>
    <w:rsid w:val="007A11BE"/>
    <w:rsid w:val="007C0144"/>
    <w:rsid w:val="0080728E"/>
    <w:rsid w:val="008623F4"/>
    <w:rsid w:val="00880494"/>
    <w:rsid w:val="00885898"/>
    <w:rsid w:val="008A62F0"/>
    <w:rsid w:val="008B6A81"/>
    <w:rsid w:val="00927A22"/>
    <w:rsid w:val="009607B1"/>
    <w:rsid w:val="009A2511"/>
    <w:rsid w:val="009A6FE4"/>
    <w:rsid w:val="009F2307"/>
    <w:rsid w:val="00A40627"/>
    <w:rsid w:val="00A42BFE"/>
    <w:rsid w:val="00A70BB4"/>
    <w:rsid w:val="00A85FAF"/>
    <w:rsid w:val="00AA465D"/>
    <w:rsid w:val="00AA63F4"/>
    <w:rsid w:val="00AB1E57"/>
    <w:rsid w:val="00AE6F9C"/>
    <w:rsid w:val="00AF7DBD"/>
    <w:rsid w:val="00B23D28"/>
    <w:rsid w:val="00B326DB"/>
    <w:rsid w:val="00B41F93"/>
    <w:rsid w:val="00B65292"/>
    <w:rsid w:val="00B85CEB"/>
    <w:rsid w:val="00BD436F"/>
    <w:rsid w:val="00C00A15"/>
    <w:rsid w:val="00C6729A"/>
    <w:rsid w:val="00C751D1"/>
    <w:rsid w:val="00C83E0B"/>
    <w:rsid w:val="00CD4751"/>
    <w:rsid w:val="00D43B3F"/>
    <w:rsid w:val="00D74419"/>
    <w:rsid w:val="00D81087"/>
    <w:rsid w:val="00D91346"/>
    <w:rsid w:val="00DA4BC3"/>
    <w:rsid w:val="00DB768A"/>
    <w:rsid w:val="00DE0F35"/>
    <w:rsid w:val="00DE3316"/>
    <w:rsid w:val="00E32EB2"/>
    <w:rsid w:val="00E350DF"/>
    <w:rsid w:val="00F51F4F"/>
    <w:rsid w:val="00F616AB"/>
    <w:rsid w:val="00F66245"/>
    <w:rsid w:val="00F83262"/>
    <w:rsid w:val="00FD7636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2845"/>
  <w15:chartTrackingRefBased/>
  <w15:docId w15:val="{C0D5E30A-D6A1-4982-A61C-833FED16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2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">
    <w:name w:val="comp"/>
    <w:basedOn w:val="Normal"/>
    <w:rsid w:val="0086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623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ntl-sc-block-comparisonlistheading">
    <w:name w:val="mntl-sc-block-comparisonlist__heading"/>
    <w:basedOn w:val="DefaultParagraphFont"/>
    <w:rsid w:val="008623F4"/>
  </w:style>
  <w:style w:type="paragraph" w:styleId="NormalWeb">
    <w:name w:val="Normal (Web)"/>
    <w:basedOn w:val="Normal"/>
    <w:uiPriority w:val="99"/>
    <w:semiHidden/>
    <w:unhideWhenUsed/>
    <w:rsid w:val="0086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0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7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1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3E3"/>
  </w:style>
  <w:style w:type="paragraph" w:styleId="Footer">
    <w:name w:val="footer"/>
    <w:basedOn w:val="Normal"/>
    <w:link w:val="FooterChar"/>
    <w:uiPriority w:val="99"/>
    <w:unhideWhenUsed/>
    <w:rsid w:val="002C1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3E3"/>
  </w:style>
  <w:style w:type="paragraph" w:styleId="ListParagraph">
    <w:name w:val="List Paragraph"/>
    <w:basedOn w:val="Normal"/>
    <w:uiPriority w:val="34"/>
    <w:qFormat/>
    <w:rsid w:val="006755AE"/>
    <w:pPr>
      <w:ind w:left="720"/>
      <w:contextualSpacing/>
    </w:pPr>
  </w:style>
  <w:style w:type="paragraph" w:styleId="Revision">
    <w:name w:val="Revision"/>
    <w:hidden/>
    <w:uiPriority w:val="99"/>
    <w:semiHidden/>
    <w:rsid w:val="00B23D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it.com/what-reit/frequently-asked-questions-about-rei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illionacres.com/real-estate-investing/articles/investment-properties-vs-reits-which-is-the-better-investment-strategy/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anford@visionwisecapi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812</Words>
  <Characters>3703</Characters>
  <Application>Microsoft Office Word</Application>
  <DocSecurity>0</DocSecurity>
  <Lines>66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dcterms:created xsi:type="dcterms:W3CDTF">2026-04-23T23:37:00Z</dcterms:created>
  <dcterms:modified xsi:type="dcterms:W3CDTF">2026-04-23T23:37:00Z</dcterms:modified>
</cp:coreProperties>
</file>