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5F00" w14:textId="7547375F" w:rsidR="00DD5B12" w:rsidRDefault="005037CE" w:rsidP="005037CE">
      <w:pPr>
        <w:ind w:left="-450"/>
        <w:rPr>
          <w:rFonts w:eastAsia="Times New Roman"/>
          <w:sz w:val="28"/>
          <w:szCs w:val="28"/>
        </w:rPr>
      </w:pPr>
      <w:r>
        <w:rPr>
          <w:rFonts w:eastAsia="Times New Roman"/>
          <w:sz w:val="28"/>
          <w:szCs w:val="28"/>
        </w:rPr>
        <w:t xml:space="preserve">     </w:t>
      </w:r>
      <w:r w:rsidR="00DD5B12">
        <w:rPr>
          <w:noProof/>
        </w:rPr>
        <w:drawing>
          <wp:inline distT="0" distB="0" distL="0" distR="0" wp14:anchorId="340F8375" wp14:editId="01304C4D">
            <wp:extent cx="1264024" cy="1205369"/>
            <wp:effectExtent l="0" t="0" r="0" b="0"/>
            <wp:docPr id="1" name="Picture 1" descr="A statue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tatue of a person&#10;&#10;Description automatically generated with medium confidence"/>
                    <pic:cNvPicPr/>
                  </pic:nvPicPr>
                  <pic:blipFill>
                    <a:blip r:embed="rId7"/>
                    <a:stretch>
                      <a:fillRect/>
                    </a:stretch>
                  </pic:blipFill>
                  <pic:spPr>
                    <a:xfrm>
                      <a:off x="0" y="0"/>
                      <a:ext cx="1286228" cy="1226542"/>
                    </a:xfrm>
                    <a:prstGeom prst="rect">
                      <a:avLst/>
                    </a:prstGeom>
                  </pic:spPr>
                </pic:pic>
              </a:graphicData>
            </a:graphic>
          </wp:inline>
        </w:drawing>
      </w:r>
      <w:r w:rsidR="00DD5B12">
        <w:rPr>
          <w:noProof/>
        </w:rPr>
        <w:drawing>
          <wp:inline distT="0" distB="0" distL="0" distR="0" wp14:anchorId="3741309F" wp14:editId="6FA5F5C1">
            <wp:extent cx="1456226" cy="1768513"/>
            <wp:effectExtent l="0" t="0" r="0" b="3175"/>
            <wp:docPr id="2" name="Picture 2" descr="A flag on top of a statu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flag on top of a statue&#10;&#10;Description automatically generated with medium confidence"/>
                    <pic:cNvPicPr/>
                  </pic:nvPicPr>
                  <pic:blipFill rotWithShape="1">
                    <a:blip r:embed="rId8"/>
                    <a:srcRect l="18807" t="5306" r="26867" b="607"/>
                    <a:stretch/>
                  </pic:blipFill>
                  <pic:spPr bwMode="auto">
                    <a:xfrm>
                      <a:off x="0" y="0"/>
                      <a:ext cx="1521054" cy="1847243"/>
                    </a:xfrm>
                    <a:prstGeom prst="rect">
                      <a:avLst/>
                    </a:prstGeom>
                    <a:ln>
                      <a:noFill/>
                    </a:ln>
                    <a:extLst>
                      <a:ext uri="{53640926-AAD7-44D8-BBD7-CCE9431645EC}">
                        <a14:shadowObscured xmlns:a14="http://schemas.microsoft.com/office/drawing/2010/main"/>
                      </a:ext>
                    </a:extLst>
                  </pic:spPr>
                </pic:pic>
              </a:graphicData>
            </a:graphic>
          </wp:inline>
        </w:drawing>
      </w:r>
      <w:r w:rsidR="008862A3">
        <w:rPr>
          <w:rFonts w:eastAsia="Times New Roman"/>
          <w:noProof/>
        </w:rPr>
        <w:drawing>
          <wp:inline distT="0" distB="0" distL="0" distR="0" wp14:anchorId="2D61F6F3" wp14:editId="6C359EAE">
            <wp:extent cx="1371600" cy="1776492"/>
            <wp:effectExtent l="0" t="0" r="0" b="0"/>
            <wp:docPr id="3" name="Picture 3" descr="A picture containing text, outdoor, snow,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outdoor, snow, person&#10;&#10;Description automatically generated"/>
                    <pic:cNvPicPr>
                      <a:picLocks noChangeAspect="1" noChangeArrowheads="1"/>
                    </pic:cNvPicPr>
                  </pic:nvPicPr>
                  <pic:blipFill>
                    <a:blip r:embed="rId9" r:link="rId11">
                      <a:grayscl/>
                      <a:extLst>
                        <a:ext uri="{BEBA8EAE-BF5A-486C-A8C5-ECC9F3942E4B}">
                          <a14:imgProps xmlns:a14="http://schemas.microsoft.com/office/drawing/2010/main">
                            <a14:imgLayer r:embed="rId10">
                              <a14:imgEffect>
                                <a14:colorTemperature colorTemp="6516"/>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87087" cy="1796550"/>
                    </a:xfrm>
                    <a:prstGeom prst="rect">
                      <a:avLst/>
                    </a:prstGeom>
                    <a:noFill/>
                    <a:ln>
                      <a:noFill/>
                    </a:ln>
                  </pic:spPr>
                </pic:pic>
              </a:graphicData>
            </a:graphic>
          </wp:inline>
        </w:drawing>
      </w:r>
      <w:r>
        <w:rPr>
          <w:noProof/>
        </w:rPr>
        <w:drawing>
          <wp:inline distT="0" distB="0" distL="0" distR="0" wp14:anchorId="6697A485" wp14:editId="103438F4">
            <wp:extent cx="1470025" cy="1782533"/>
            <wp:effectExtent l="0" t="0" r="0" b="8255"/>
            <wp:docPr id="4" name="Picture 4" descr="A picture containing rock, natur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picture containing rock, nature&#10;&#10;Description automatically generated"/>
                    <pic:cNvPicPr>
                      <a:picLocks noChangeAspect="1" noChangeArrowheads="1"/>
                    </pic:cNvPicPr>
                  </pic:nvPicPr>
                  <pic:blipFill rotWithShape="1">
                    <a:blip r:embed="rId12">
                      <a:grayscl/>
                      <a:extLst>
                        <a:ext uri="{BEBA8EAE-BF5A-486C-A8C5-ECC9F3942E4B}">
                          <a14:imgProps xmlns:a14="http://schemas.microsoft.com/office/drawing/2010/main">
                            <a14:imgLayer r:embed="rId13">
                              <a14:imgEffect>
                                <a14:colorTemperature colorTemp="4141"/>
                              </a14:imgEffect>
                              <a14:imgEffect>
                                <a14:saturation sat="0"/>
                              </a14:imgEffect>
                            </a14:imgLayer>
                          </a14:imgProps>
                        </a:ext>
                        <a:ext uri="{28A0092B-C50C-407E-A947-70E740481C1C}">
                          <a14:useLocalDpi xmlns:a14="http://schemas.microsoft.com/office/drawing/2010/main" val="0"/>
                        </a:ext>
                      </a:extLst>
                    </a:blip>
                    <a:srcRect l="17164" t="-368" r="17181" b="-23"/>
                    <a:stretch/>
                  </pic:blipFill>
                  <pic:spPr bwMode="auto">
                    <a:xfrm>
                      <a:off x="0" y="0"/>
                      <a:ext cx="1498116" cy="1816596"/>
                    </a:xfrm>
                    <a:prstGeom prst="rect">
                      <a:avLst/>
                    </a:prstGeom>
                    <a:noFill/>
                    <a:ln>
                      <a:noFill/>
                    </a:ln>
                    <a:extLst>
                      <a:ext uri="{53640926-AAD7-44D8-BBD7-CCE9431645EC}">
                        <a14:shadowObscured xmlns:a14="http://schemas.microsoft.com/office/drawing/2010/main"/>
                      </a:ext>
                    </a:extLst>
                  </pic:spPr>
                </pic:pic>
              </a:graphicData>
            </a:graphic>
          </wp:inline>
        </w:drawing>
      </w:r>
    </w:p>
    <w:p w14:paraId="70E620C4" w14:textId="73419613" w:rsidR="00DD5B12" w:rsidRDefault="00DD5B12">
      <w:pPr>
        <w:rPr>
          <w:rFonts w:eastAsia="Times New Roman"/>
          <w:sz w:val="28"/>
          <w:szCs w:val="28"/>
        </w:rPr>
      </w:pPr>
    </w:p>
    <w:p w14:paraId="36274D71" w14:textId="03EC4AEC" w:rsidR="005037CE" w:rsidRPr="0080293A" w:rsidRDefault="005037CE">
      <w:pPr>
        <w:rPr>
          <w:rFonts w:eastAsia="Times New Roman"/>
          <w:b/>
          <w:bCs/>
          <w:sz w:val="28"/>
          <w:szCs w:val="28"/>
        </w:rPr>
      </w:pPr>
      <w:r w:rsidRPr="0080293A">
        <w:rPr>
          <w:rFonts w:eastAsia="Times New Roman"/>
          <w:b/>
          <w:bCs/>
          <w:sz w:val="28"/>
          <w:szCs w:val="28"/>
        </w:rPr>
        <w:t xml:space="preserve">What picture </w:t>
      </w:r>
      <w:r w:rsidR="0080293A" w:rsidRPr="0080293A">
        <w:rPr>
          <w:rFonts w:eastAsia="Times New Roman"/>
          <w:b/>
          <w:bCs/>
          <w:sz w:val="28"/>
          <w:szCs w:val="28"/>
        </w:rPr>
        <w:t xml:space="preserve">above does not belong </w:t>
      </w:r>
      <w:proofErr w:type="gramStart"/>
      <w:r w:rsidR="0080293A" w:rsidRPr="0080293A">
        <w:rPr>
          <w:rFonts w:eastAsia="Times New Roman"/>
          <w:b/>
          <w:bCs/>
          <w:sz w:val="28"/>
          <w:szCs w:val="28"/>
        </w:rPr>
        <w:t>with</w:t>
      </w:r>
      <w:proofErr w:type="gramEnd"/>
      <w:r w:rsidR="0080293A" w:rsidRPr="0080293A">
        <w:rPr>
          <w:rFonts w:eastAsia="Times New Roman"/>
          <w:b/>
          <w:bCs/>
          <w:sz w:val="28"/>
          <w:szCs w:val="28"/>
        </w:rPr>
        <w:t xml:space="preserve"> the group?</w:t>
      </w:r>
    </w:p>
    <w:p w14:paraId="77E84365" w14:textId="58F706D6" w:rsidR="0064337C" w:rsidRDefault="0080293A" w:rsidP="0080293A">
      <w:pPr>
        <w:rPr>
          <w:rFonts w:eastAsia="Times New Roman"/>
          <w:sz w:val="28"/>
          <w:szCs w:val="28"/>
        </w:rPr>
      </w:pPr>
      <w:r>
        <w:rPr>
          <w:rFonts w:eastAsia="Times New Roman"/>
          <w:sz w:val="28"/>
          <w:szCs w:val="28"/>
        </w:rPr>
        <w:t xml:space="preserve">Did you eliminate the second picture because the other three involved presidents of the United States?  Or did you think that the first picture should be eliminated because it was the only one which pictured a person sitting down?  Picture number three could be eliminated from the group if you considered the fact that it is the only one that is not a national monument. </w:t>
      </w:r>
      <w:r w:rsidR="0064337C">
        <w:rPr>
          <w:rFonts w:eastAsia="Times New Roman"/>
          <w:sz w:val="28"/>
          <w:szCs w:val="28"/>
        </w:rPr>
        <w:t xml:space="preserve"> This analogy may help us see how</w:t>
      </w:r>
      <w:r w:rsidR="00892DEA">
        <w:rPr>
          <w:rFonts w:eastAsia="Times New Roman"/>
          <w:sz w:val="28"/>
          <w:szCs w:val="28"/>
        </w:rPr>
        <w:t>,</w:t>
      </w:r>
      <w:r w:rsidR="0093491B">
        <w:rPr>
          <w:rFonts w:eastAsia="Times New Roman"/>
          <w:sz w:val="28"/>
          <w:szCs w:val="28"/>
        </w:rPr>
        <w:t xml:space="preserve"> when</w:t>
      </w:r>
      <w:r w:rsidR="0064337C">
        <w:rPr>
          <w:rFonts w:eastAsia="Times New Roman"/>
          <w:sz w:val="28"/>
          <w:szCs w:val="28"/>
        </w:rPr>
        <w:t xml:space="preserve"> </w:t>
      </w:r>
      <w:r w:rsidR="0093491B">
        <w:rPr>
          <w:rFonts w:eastAsia="Times New Roman"/>
          <w:sz w:val="28"/>
          <w:szCs w:val="28"/>
        </w:rPr>
        <w:t xml:space="preserve">in a conversation, </w:t>
      </w:r>
      <w:r w:rsidR="0064337C">
        <w:rPr>
          <w:rFonts w:eastAsia="Times New Roman"/>
          <w:sz w:val="28"/>
          <w:szCs w:val="28"/>
        </w:rPr>
        <w:t xml:space="preserve">we can be </w:t>
      </w:r>
      <w:r w:rsidR="00CD3976">
        <w:rPr>
          <w:rFonts w:eastAsia="Times New Roman"/>
          <w:sz w:val="28"/>
          <w:szCs w:val="28"/>
        </w:rPr>
        <w:t>“</w:t>
      </w:r>
      <w:r w:rsidR="0064337C">
        <w:rPr>
          <w:rFonts w:eastAsia="Times New Roman"/>
          <w:sz w:val="28"/>
          <w:szCs w:val="28"/>
        </w:rPr>
        <w:t>right</w:t>
      </w:r>
      <w:r w:rsidR="00CD3976">
        <w:rPr>
          <w:rFonts w:eastAsia="Times New Roman"/>
          <w:sz w:val="28"/>
          <w:szCs w:val="28"/>
        </w:rPr>
        <w:t>” in how we view the subject,</w:t>
      </w:r>
      <w:r w:rsidR="0064337C">
        <w:rPr>
          <w:rFonts w:eastAsia="Times New Roman"/>
          <w:sz w:val="28"/>
          <w:szCs w:val="28"/>
        </w:rPr>
        <w:t xml:space="preserve"> while someone else’s perspective can see a different, but </w:t>
      </w:r>
      <w:r w:rsidR="0093491B">
        <w:rPr>
          <w:rFonts w:eastAsia="Times New Roman"/>
          <w:sz w:val="28"/>
          <w:szCs w:val="28"/>
        </w:rPr>
        <w:t>no less accurate</w:t>
      </w:r>
      <w:r w:rsidR="0064337C">
        <w:rPr>
          <w:rFonts w:eastAsia="Times New Roman"/>
          <w:sz w:val="28"/>
          <w:szCs w:val="28"/>
        </w:rPr>
        <w:t xml:space="preserve"> truth. </w:t>
      </w:r>
      <w:r>
        <w:rPr>
          <w:rFonts w:eastAsia="Times New Roman"/>
          <w:sz w:val="28"/>
          <w:szCs w:val="28"/>
        </w:rPr>
        <w:t xml:space="preserve"> </w:t>
      </w:r>
    </w:p>
    <w:p w14:paraId="3FEC5A22" w14:textId="7D37E045" w:rsidR="0080293A" w:rsidRDefault="0093491B" w:rsidP="0080293A">
      <w:pPr>
        <w:rPr>
          <w:rFonts w:eastAsia="Times New Roman"/>
          <w:sz w:val="28"/>
          <w:szCs w:val="28"/>
        </w:rPr>
      </w:pPr>
      <w:r>
        <w:rPr>
          <w:rFonts w:eastAsia="Times New Roman"/>
          <w:sz w:val="28"/>
          <w:szCs w:val="28"/>
        </w:rPr>
        <w:t>C</w:t>
      </w:r>
      <w:r w:rsidRPr="00A53CAD">
        <w:rPr>
          <w:rFonts w:eastAsia="Times New Roman"/>
          <w:sz w:val="28"/>
          <w:szCs w:val="28"/>
        </w:rPr>
        <w:t xml:space="preserve">ommunication </w:t>
      </w:r>
      <w:r w:rsidR="00CD3976">
        <w:rPr>
          <w:rFonts w:eastAsia="Times New Roman"/>
          <w:sz w:val="28"/>
          <w:szCs w:val="28"/>
        </w:rPr>
        <w:t xml:space="preserve">amongst friends </w:t>
      </w:r>
      <w:r>
        <w:rPr>
          <w:rFonts w:eastAsia="Times New Roman"/>
          <w:sz w:val="28"/>
          <w:szCs w:val="28"/>
        </w:rPr>
        <w:t>can often b</w:t>
      </w:r>
      <w:r w:rsidRPr="00A53CAD">
        <w:rPr>
          <w:rFonts w:eastAsia="Times New Roman"/>
          <w:sz w:val="28"/>
          <w:szCs w:val="28"/>
        </w:rPr>
        <w:t xml:space="preserve">ecome tender </w:t>
      </w:r>
      <w:r>
        <w:rPr>
          <w:rFonts w:eastAsia="Times New Roman"/>
          <w:sz w:val="28"/>
          <w:szCs w:val="28"/>
        </w:rPr>
        <w:t>in these moments, especially w</w:t>
      </w:r>
      <w:r w:rsidRPr="00A53CAD">
        <w:rPr>
          <w:rFonts w:eastAsia="Times New Roman"/>
          <w:sz w:val="28"/>
          <w:szCs w:val="28"/>
        </w:rPr>
        <w:t xml:space="preserve">hen </w:t>
      </w:r>
      <w:r>
        <w:rPr>
          <w:rFonts w:eastAsia="Times New Roman"/>
          <w:sz w:val="28"/>
          <w:szCs w:val="28"/>
        </w:rPr>
        <w:t xml:space="preserve">what’s being discussed </w:t>
      </w:r>
      <w:r w:rsidRPr="00A53CAD">
        <w:rPr>
          <w:rFonts w:eastAsia="Times New Roman"/>
          <w:sz w:val="28"/>
          <w:szCs w:val="28"/>
        </w:rPr>
        <w:t>moves ever so slightly from fact to opinion</w:t>
      </w:r>
      <w:r>
        <w:rPr>
          <w:rFonts w:eastAsia="Times New Roman"/>
          <w:sz w:val="28"/>
          <w:szCs w:val="28"/>
        </w:rPr>
        <w:t xml:space="preserve">.  </w:t>
      </w:r>
      <w:r w:rsidR="00460134">
        <w:rPr>
          <w:rFonts w:eastAsia="Times New Roman"/>
          <w:sz w:val="28"/>
          <w:szCs w:val="28"/>
        </w:rPr>
        <w:t>Similarly</w:t>
      </w:r>
      <w:r>
        <w:rPr>
          <w:rFonts w:eastAsia="Times New Roman"/>
          <w:sz w:val="28"/>
          <w:szCs w:val="28"/>
        </w:rPr>
        <w:t xml:space="preserve">, when </w:t>
      </w:r>
      <w:r w:rsidR="0080293A">
        <w:rPr>
          <w:rFonts w:eastAsia="Times New Roman"/>
          <w:sz w:val="28"/>
          <w:szCs w:val="28"/>
        </w:rPr>
        <w:t>relating with people, it is important to discern their intended message</w:t>
      </w:r>
      <w:r>
        <w:rPr>
          <w:rFonts w:eastAsia="Times New Roman"/>
          <w:sz w:val="28"/>
          <w:szCs w:val="28"/>
        </w:rPr>
        <w:t xml:space="preserve"> first.  Listen, if you can, to their </w:t>
      </w:r>
      <w:r w:rsidRPr="00460134">
        <w:rPr>
          <w:rFonts w:eastAsia="Times New Roman"/>
          <w:i/>
          <w:iCs/>
          <w:sz w:val="28"/>
          <w:szCs w:val="28"/>
        </w:rPr>
        <w:t>heart</w:t>
      </w:r>
      <w:r>
        <w:rPr>
          <w:rFonts w:eastAsia="Times New Roman"/>
          <w:sz w:val="28"/>
          <w:szCs w:val="28"/>
        </w:rPr>
        <w:t xml:space="preserve"> in conjunction with their words.  And refuse the </w:t>
      </w:r>
      <w:r w:rsidR="0021138A">
        <w:rPr>
          <w:rFonts w:eastAsia="Times New Roman"/>
          <w:sz w:val="28"/>
          <w:szCs w:val="28"/>
        </w:rPr>
        <w:t xml:space="preserve">common </w:t>
      </w:r>
      <w:r w:rsidR="0080293A">
        <w:rPr>
          <w:rFonts w:eastAsia="Times New Roman"/>
          <w:sz w:val="28"/>
          <w:szCs w:val="28"/>
        </w:rPr>
        <w:t>presumption</w:t>
      </w:r>
      <w:r w:rsidR="0021138A">
        <w:rPr>
          <w:rFonts w:eastAsia="Times New Roman"/>
          <w:sz w:val="28"/>
          <w:szCs w:val="28"/>
        </w:rPr>
        <w:t xml:space="preserve"> </w:t>
      </w:r>
      <w:r>
        <w:rPr>
          <w:rFonts w:eastAsia="Times New Roman"/>
          <w:sz w:val="28"/>
          <w:szCs w:val="28"/>
        </w:rPr>
        <w:t>that you can</w:t>
      </w:r>
      <w:r w:rsidR="0080293A">
        <w:rPr>
          <w:rFonts w:eastAsia="Times New Roman"/>
          <w:sz w:val="28"/>
          <w:szCs w:val="28"/>
        </w:rPr>
        <w:t xml:space="preserve"> </w:t>
      </w:r>
      <w:r w:rsidR="00892DEA">
        <w:rPr>
          <w:rFonts w:eastAsia="Times New Roman"/>
          <w:sz w:val="28"/>
          <w:szCs w:val="28"/>
        </w:rPr>
        <w:t xml:space="preserve">form your </w:t>
      </w:r>
      <w:r w:rsidR="0080293A">
        <w:rPr>
          <w:rFonts w:eastAsia="Times New Roman"/>
          <w:sz w:val="28"/>
          <w:szCs w:val="28"/>
        </w:rPr>
        <w:t xml:space="preserve">answer before </w:t>
      </w:r>
      <w:r>
        <w:rPr>
          <w:rFonts w:eastAsia="Times New Roman"/>
          <w:sz w:val="28"/>
          <w:szCs w:val="28"/>
        </w:rPr>
        <w:t>having</w:t>
      </w:r>
      <w:r w:rsidR="0080293A">
        <w:rPr>
          <w:rFonts w:eastAsia="Times New Roman"/>
          <w:sz w:val="28"/>
          <w:szCs w:val="28"/>
        </w:rPr>
        <w:t xml:space="preserve"> hear</w:t>
      </w:r>
      <w:r>
        <w:rPr>
          <w:rFonts w:eastAsia="Times New Roman"/>
          <w:sz w:val="28"/>
          <w:szCs w:val="28"/>
        </w:rPr>
        <w:t>d</w:t>
      </w:r>
      <w:r w:rsidR="0080293A">
        <w:rPr>
          <w:rFonts w:eastAsia="Times New Roman"/>
          <w:sz w:val="28"/>
          <w:szCs w:val="28"/>
        </w:rPr>
        <w:t>.</w:t>
      </w:r>
    </w:p>
    <w:p w14:paraId="55AFB5B9" w14:textId="76554DA6" w:rsidR="000B3DC6" w:rsidRDefault="0093491B" w:rsidP="0080293A">
      <w:pPr>
        <w:rPr>
          <w:rFonts w:eastAsia="Times New Roman"/>
          <w:sz w:val="28"/>
          <w:szCs w:val="28"/>
        </w:rPr>
      </w:pPr>
      <w:r>
        <w:rPr>
          <w:rFonts w:eastAsia="Times New Roman"/>
          <w:sz w:val="28"/>
          <w:szCs w:val="28"/>
        </w:rPr>
        <w:t>It is evident,</w:t>
      </w:r>
      <w:r w:rsidR="008B4AA8">
        <w:rPr>
          <w:rFonts w:eastAsia="Times New Roman"/>
          <w:sz w:val="28"/>
          <w:szCs w:val="28"/>
        </w:rPr>
        <w:t xml:space="preserve"> in these times</w:t>
      </w:r>
      <w:r w:rsidR="0021138A">
        <w:rPr>
          <w:rFonts w:eastAsia="Times New Roman"/>
          <w:sz w:val="28"/>
          <w:szCs w:val="28"/>
        </w:rPr>
        <w:t xml:space="preserve"> especially</w:t>
      </w:r>
      <w:r w:rsidR="008B4AA8">
        <w:rPr>
          <w:rFonts w:eastAsia="Times New Roman"/>
          <w:sz w:val="28"/>
          <w:szCs w:val="28"/>
        </w:rPr>
        <w:t xml:space="preserve">, </w:t>
      </w:r>
      <w:r>
        <w:rPr>
          <w:rFonts w:eastAsia="Times New Roman"/>
          <w:sz w:val="28"/>
          <w:szCs w:val="28"/>
        </w:rPr>
        <w:t>that</w:t>
      </w:r>
      <w:r w:rsidR="008B4AA8">
        <w:rPr>
          <w:rFonts w:eastAsia="Times New Roman"/>
          <w:sz w:val="28"/>
          <w:szCs w:val="28"/>
        </w:rPr>
        <w:t xml:space="preserve"> people </w:t>
      </w:r>
      <w:r w:rsidR="00FD4A9A">
        <w:rPr>
          <w:rFonts w:eastAsia="Times New Roman"/>
          <w:sz w:val="28"/>
          <w:szCs w:val="28"/>
        </w:rPr>
        <w:t>have a lot to say</w:t>
      </w:r>
      <w:r>
        <w:rPr>
          <w:rFonts w:eastAsia="Times New Roman"/>
          <w:sz w:val="28"/>
          <w:szCs w:val="28"/>
        </w:rPr>
        <w:t xml:space="preserve">. </w:t>
      </w:r>
      <w:r w:rsidR="00CD3976">
        <w:rPr>
          <w:rFonts w:eastAsia="Times New Roman"/>
          <w:sz w:val="28"/>
          <w:szCs w:val="28"/>
        </w:rPr>
        <w:t xml:space="preserve"> They</w:t>
      </w:r>
      <w:r>
        <w:rPr>
          <w:rFonts w:eastAsia="Times New Roman"/>
          <w:sz w:val="28"/>
          <w:szCs w:val="28"/>
        </w:rPr>
        <w:t xml:space="preserve"> </w:t>
      </w:r>
      <w:r w:rsidR="008B4AA8">
        <w:rPr>
          <w:rFonts w:eastAsia="Times New Roman"/>
          <w:sz w:val="28"/>
          <w:szCs w:val="28"/>
        </w:rPr>
        <w:t xml:space="preserve">might </w:t>
      </w:r>
      <w:r>
        <w:rPr>
          <w:rFonts w:eastAsia="Times New Roman"/>
          <w:sz w:val="28"/>
          <w:szCs w:val="28"/>
        </w:rPr>
        <w:t>feel compelled to</w:t>
      </w:r>
      <w:r w:rsidR="008B4AA8">
        <w:rPr>
          <w:rFonts w:eastAsia="Times New Roman"/>
          <w:sz w:val="28"/>
          <w:szCs w:val="28"/>
        </w:rPr>
        <w:t xml:space="preserve"> argu</w:t>
      </w:r>
      <w:r w:rsidR="0006387D">
        <w:rPr>
          <w:rFonts w:eastAsia="Times New Roman"/>
          <w:sz w:val="28"/>
          <w:szCs w:val="28"/>
        </w:rPr>
        <w:t>e</w:t>
      </w:r>
      <w:r w:rsidR="008B4AA8">
        <w:rPr>
          <w:rFonts w:eastAsia="Times New Roman"/>
          <w:sz w:val="28"/>
          <w:szCs w:val="28"/>
        </w:rPr>
        <w:t xml:space="preserve"> </w:t>
      </w:r>
      <w:r w:rsidR="00CD3976">
        <w:rPr>
          <w:rFonts w:eastAsia="Times New Roman"/>
          <w:sz w:val="28"/>
          <w:szCs w:val="28"/>
        </w:rPr>
        <w:t>their</w:t>
      </w:r>
      <w:r w:rsidR="008B4AA8">
        <w:rPr>
          <w:rFonts w:eastAsia="Times New Roman"/>
          <w:sz w:val="28"/>
          <w:szCs w:val="28"/>
        </w:rPr>
        <w:t xml:space="preserve"> point more f</w:t>
      </w:r>
      <w:r w:rsidR="009C55D8">
        <w:rPr>
          <w:rFonts w:eastAsia="Times New Roman"/>
          <w:sz w:val="28"/>
          <w:szCs w:val="28"/>
        </w:rPr>
        <w:t>erv</w:t>
      </w:r>
      <w:r w:rsidR="008B4AA8">
        <w:rPr>
          <w:rFonts w:eastAsia="Times New Roman"/>
          <w:sz w:val="28"/>
          <w:szCs w:val="28"/>
        </w:rPr>
        <w:t>ently</w:t>
      </w:r>
      <w:r w:rsidR="0006387D">
        <w:rPr>
          <w:rFonts w:eastAsia="Times New Roman"/>
          <w:sz w:val="28"/>
          <w:szCs w:val="28"/>
        </w:rPr>
        <w:t xml:space="preserve"> in conversations</w:t>
      </w:r>
      <w:r w:rsidR="00317202">
        <w:rPr>
          <w:rFonts w:eastAsia="Times New Roman"/>
          <w:sz w:val="28"/>
          <w:szCs w:val="28"/>
        </w:rPr>
        <w:t xml:space="preserve"> that </w:t>
      </w:r>
      <w:del w:id="0" w:author="Julie@visionwisecapital.com" w:date="2021-08-18T09:48:00Z">
        <w:r w:rsidR="002D3501" w:rsidDel="004820B0">
          <w:rPr>
            <w:rFonts w:eastAsia="Times New Roman"/>
            <w:sz w:val="28"/>
            <w:szCs w:val="28"/>
          </w:rPr>
          <w:delText>then</w:delText>
        </w:r>
        <w:r w:rsidR="00892DEA" w:rsidDel="004820B0">
          <w:rPr>
            <w:rFonts w:eastAsia="Times New Roman"/>
            <w:sz w:val="28"/>
            <w:szCs w:val="28"/>
          </w:rPr>
          <w:delText xml:space="preserve"> </w:delText>
        </w:r>
      </w:del>
      <w:r w:rsidR="00317202">
        <w:rPr>
          <w:rFonts w:eastAsia="Times New Roman"/>
          <w:sz w:val="28"/>
          <w:szCs w:val="28"/>
        </w:rPr>
        <w:t>suddenly become more elevated</w:t>
      </w:r>
      <w:r w:rsidR="008B4AA8">
        <w:rPr>
          <w:rFonts w:eastAsia="Times New Roman"/>
          <w:sz w:val="28"/>
          <w:szCs w:val="28"/>
        </w:rPr>
        <w:t xml:space="preserve">.  In those moments, remember that there are three causes of </w:t>
      </w:r>
      <w:r w:rsidR="001B05BD">
        <w:rPr>
          <w:rFonts w:eastAsia="Times New Roman"/>
          <w:sz w:val="28"/>
          <w:szCs w:val="28"/>
        </w:rPr>
        <w:t xml:space="preserve">quarreling, or </w:t>
      </w:r>
      <w:r w:rsidR="008B4AA8">
        <w:rPr>
          <w:rFonts w:eastAsia="Times New Roman"/>
          <w:sz w:val="28"/>
          <w:szCs w:val="28"/>
        </w:rPr>
        <w:t>“fighting”</w:t>
      </w:r>
      <w:r w:rsidR="002A4C68">
        <w:rPr>
          <w:rFonts w:eastAsia="Times New Roman"/>
          <w:sz w:val="28"/>
          <w:szCs w:val="28"/>
        </w:rPr>
        <w:t xml:space="preserve"> that even the most skilled</w:t>
      </w:r>
      <w:r w:rsidR="00317202">
        <w:rPr>
          <w:rFonts w:eastAsia="Times New Roman"/>
          <w:sz w:val="28"/>
          <w:szCs w:val="28"/>
        </w:rPr>
        <w:t xml:space="preserve"> communicators</w:t>
      </w:r>
      <w:r w:rsidR="009C55D8">
        <w:rPr>
          <w:rFonts w:eastAsia="Times New Roman"/>
          <w:sz w:val="28"/>
          <w:szCs w:val="28"/>
        </w:rPr>
        <w:t xml:space="preserve"> can</w:t>
      </w:r>
      <w:r w:rsidR="002A4C68">
        <w:rPr>
          <w:rFonts w:eastAsia="Times New Roman"/>
          <w:sz w:val="28"/>
          <w:szCs w:val="28"/>
        </w:rPr>
        <w:t xml:space="preserve"> </w:t>
      </w:r>
      <w:r w:rsidR="00CD3976">
        <w:rPr>
          <w:rFonts w:eastAsia="Times New Roman"/>
          <w:sz w:val="28"/>
          <w:szCs w:val="28"/>
        </w:rPr>
        <w:t>slip into</w:t>
      </w:r>
      <w:r w:rsidR="0006387D">
        <w:rPr>
          <w:rFonts w:eastAsia="Times New Roman"/>
          <w:sz w:val="28"/>
          <w:szCs w:val="28"/>
        </w:rPr>
        <w:t xml:space="preserve"> </w:t>
      </w:r>
      <w:r w:rsidR="002D3501">
        <w:rPr>
          <w:rFonts w:eastAsia="Times New Roman"/>
          <w:sz w:val="28"/>
          <w:szCs w:val="28"/>
        </w:rPr>
        <w:t>unnecessarily</w:t>
      </w:r>
      <w:r w:rsidR="002A4C68">
        <w:rPr>
          <w:rFonts w:eastAsia="Times New Roman"/>
          <w:sz w:val="28"/>
          <w:szCs w:val="28"/>
        </w:rPr>
        <w:t xml:space="preserve">, </w:t>
      </w:r>
      <w:r w:rsidR="009C55D8">
        <w:rPr>
          <w:rFonts w:eastAsia="Times New Roman"/>
          <w:sz w:val="28"/>
          <w:szCs w:val="28"/>
        </w:rPr>
        <w:t>and subsequently</w:t>
      </w:r>
      <w:r w:rsidR="002A4C68">
        <w:rPr>
          <w:rFonts w:eastAsia="Times New Roman"/>
          <w:sz w:val="28"/>
          <w:szCs w:val="28"/>
        </w:rPr>
        <w:t xml:space="preserve"> tak</w:t>
      </w:r>
      <w:r w:rsidR="0006387D">
        <w:rPr>
          <w:rFonts w:eastAsia="Times New Roman"/>
          <w:sz w:val="28"/>
          <w:szCs w:val="28"/>
        </w:rPr>
        <w:t>e</w:t>
      </w:r>
      <w:r w:rsidR="002A4C68">
        <w:rPr>
          <w:rFonts w:eastAsia="Times New Roman"/>
          <w:sz w:val="28"/>
          <w:szCs w:val="28"/>
        </w:rPr>
        <w:t xml:space="preserve"> weeks, months, and even years to </w:t>
      </w:r>
      <w:r w:rsidR="00CD3976">
        <w:rPr>
          <w:rFonts w:eastAsia="Times New Roman"/>
          <w:sz w:val="28"/>
          <w:szCs w:val="28"/>
        </w:rPr>
        <w:t>heal the</w:t>
      </w:r>
      <w:r w:rsidR="009C55D8">
        <w:rPr>
          <w:rFonts w:eastAsia="Times New Roman"/>
          <w:sz w:val="28"/>
          <w:szCs w:val="28"/>
        </w:rPr>
        <w:t xml:space="preserve"> relationship</w:t>
      </w:r>
      <w:r w:rsidR="00CD3976">
        <w:rPr>
          <w:rFonts w:eastAsia="Times New Roman"/>
          <w:sz w:val="28"/>
          <w:szCs w:val="28"/>
        </w:rPr>
        <w:t>.  Even p</w:t>
      </w:r>
      <w:r w:rsidR="002A4C68">
        <w:rPr>
          <w:rFonts w:eastAsia="Times New Roman"/>
          <w:sz w:val="28"/>
          <w:szCs w:val="28"/>
        </w:rPr>
        <w:t xml:space="preserve">eople </w:t>
      </w:r>
      <w:r w:rsidR="009C55D8">
        <w:rPr>
          <w:rFonts w:eastAsia="Times New Roman"/>
          <w:sz w:val="28"/>
          <w:szCs w:val="28"/>
        </w:rPr>
        <w:t>with sound minds can</w:t>
      </w:r>
      <w:r w:rsidR="002A4C68">
        <w:rPr>
          <w:rFonts w:eastAsia="Times New Roman"/>
          <w:sz w:val="28"/>
          <w:szCs w:val="28"/>
        </w:rPr>
        <w:t xml:space="preserve"> find themselves suddenly in relationally tender moments.</w:t>
      </w:r>
    </w:p>
    <w:p w14:paraId="4190DE3A" w14:textId="6DAA39E6" w:rsidR="004258E8" w:rsidRDefault="004258E8" w:rsidP="0080293A">
      <w:pPr>
        <w:rPr>
          <w:rFonts w:eastAsia="Times New Roman"/>
          <w:sz w:val="28"/>
          <w:szCs w:val="28"/>
        </w:rPr>
      </w:pPr>
    </w:p>
    <w:p w14:paraId="367C1CCC" w14:textId="77777777" w:rsidR="004258E8" w:rsidRDefault="004258E8" w:rsidP="0080293A">
      <w:pPr>
        <w:rPr>
          <w:rFonts w:eastAsia="Times New Roman"/>
          <w:sz w:val="28"/>
          <w:szCs w:val="28"/>
        </w:rPr>
      </w:pPr>
    </w:p>
    <w:p w14:paraId="629AB0B2" w14:textId="69F887DB" w:rsidR="008B4AA8" w:rsidRDefault="00892DEA" w:rsidP="0080293A">
      <w:pPr>
        <w:rPr>
          <w:rFonts w:eastAsia="Times New Roman"/>
          <w:sz w:val="28"/>
          <w:szCs w:val="28"/>
        </w:rPr>
      </w:pPr>
      <w:r>
        <w:rPr>
          <w:rFonts w:eastAsia="Times New Roman"/>
          <w:sz w:val="28"/>
          <w:szCs w:val="28"/>
        </w:rPr>
        <w:lastRenderedPageBreak/>
        <w:t>In every quarrel</w:t>
      </w:r>
      <w:r w:rsidR="00050A8E">
        <w:rPr>
          <w:rFonts w:eastAsia="Times New Roman"/>
          <w:sz w:val="28"/>
          <w:szCs w:val="28"/>
        </w:rPr>
        <w:t xml:space="preserve"> between people, the cause will include</w:t>
      </w:r>
      <w:r>
        <w:rPr>
          <w:rFonts w:eastAsia="Times New Roman"/>
          <w:sz w:val="28"/>
          <w:szCs w:val="28"/>
        </w:rPr>
        <w:t xml:space="preserve"> </w:t>
      </w:r>
      <w:r w:rsidR="002A4C68">
        <w:rPr>
          <w:rFonts w:eastAsia="Times New Roman"/>
          <w:sz w:val="28"/>
          <w:szCs w:val="28"/>
        </w:rPr>
        <w:t xml:space="preserve">one or a combination of these three </w:t>
      </w:r>
      <w:r w:rsidR="00050A8E">
        <w:rPr>
          <w:rFonts w:eastAsia="Times New Roman"/>
          <w:sz w:val="28"/>
          <w:szCs w:val="28"/>
        </w:rPr>
        <w:t>triggers</w:t>
      </w:r>
      <w:r w:rsidR="002A4C68">
        <w:rPr>
          <w:rFonts w:eastAsia="Times New Roman"/>
          <w:sz w:val="28"/>
          <w:szCs w:val="28"/>
        </w:rPr>
        <w:t>:</w:t>
      </w:r>
    </w:p>
    <w:p w14:paraId="616CFFDA" w14:textId="4F1CA230" w:rsidR="008B4AA8" w:rsidRDefault="002D3501" w:rsidP="0080293A">
      <w:pPr>
        <w:pStyle w:val="ListParagraph"/>
        <w:numPr>
          <w:ilvl w:val="0"/>
          <w:numId w:val="1"/>
        </w:numPr>
        <w:rPr>
          <w:rFonts w:eastAsia="Times New Roman"/>
          <w:sz w:val="28"/>
          <w:szCs w:val="28"/>
        </w:rPr>
      </w:pPr>
      <w:r w:rsidRPr="002D3501">
        <w:rPr>
          <w:rFonts w:eastAsia="Times New Roman"/>
          <w:i/>
          <w:iCs/>
          <w:sz w:val="28"/>
          <w:szCs w:val="28"/>
        </w:rPr>
        <w:t>Desiring something</w:t>
      </w:r>
      <w:r>
        <w:rPr>
          <w:rFonts w:eastAsia="Times New Roman"/>
          <w:sz w:val="28"/>
          <w:szCs w:val="28"/>
        </w:rPr>
        <w:t xml:space="preserve"> that </w:t>
      </w:r>
      <w:r w:rsidR="00050A8E">
        <w:rPr>
          <w:rFonts w:eastAsia="Times New Roman"/>
          <w:sz w:val="28"/>
          <w:szCs w:val="28"/>
        </w:rPr>
        <w:t>they</w:t>
      </w:r>
      <w:r w:rsidR="00064EC0">
        <w:rPr>
          <w:rFonts w:eastAsia="Times New Roman"/>
          <w:sz w:val="28"/>
          <w:szCs w:val="28"/>
        </w:rPr>
        <w:t xml:space="preserve"> cannot </w:t>
      </w:r>
      <w:proofErr w:type="gramStart"/>
      <w:r w:rsidR="00064EC0">
        <w:rPr>
          <w:rFonts w:eastAsia="Times New Roman"/>
          <w:sz w:val="28"/>
          <w:szCs w:val="28"/>
        </w:rPr>
        <w:t>have;</w:t>
      </w:r>
      <w:proofErr w:type="gramEnd"/>
    </w:p>
    <w:p w14:paraId="4E8FA092" w14:textId="650FB19B" w:rsidR="008B4AA8" w:rsidRPr="001B05BD" w:rsidRDefault="0006387D" w:rsidP="001B05BD">
      <w:pPr>
        <w:pStyle w:val="ListParagraph"/>
        <w:numPr>
          <w:ilvl w:val="0"/>
          <w:numId w:val="1"/>
        </w:numPr>
        <w:rPr>
          <w:rFonts w:eastAsia="Times New Roman"/>
          <w:sz w:val="28"/>
          <w:szCs w:val="28"/>
        </w:rPr>
      </w:pPr>
      <w:r>
        <w:rPr>
          <w:rFonts w:eastAsia="Times New Roman"/>
          <w:i/>
          <w:iCs/>
          <w:sz w:val="28"/>
          <w:szCs w:val="28"/>
        </w:rPr>
        <w:t>Envying</w:t>
      </w:r>
      <w:r w:rsidR="008B4AA8" w:rsidRPr="008B4AA8">
        <w:rPr>
          <w:rFonts w:eastAsia="Times New Roman"/>
          <w:i/>
          <w:iCs/>
          <w:sz w:val="28"/>
          <w:szCs w:val="28"/>
        </w:rPr>
        <w:t xml:space="preserve"> what belongs to</w:t>
      </w:r>
      <w:r w:rsidR="002D3501">
        <w:rPr>
          <w:rFonts w:eastAsia="Times New Roman"/>
          <w:i/>
          <w:iCs/>
          <w:sz w:val="28"/>
          <w:szCs w:val="28"/>
        </w:rPr>
        <w:t xml:space="preserve"> someone </w:t>
      </w:r>
      <w:proofErr w:type="spellStart"/>
      <w:r w:rsidR="002D3501">
        <w:rPr>
          <w:rFonts w:eastAsia="Times New Roman"/>
          <w:i/>
          <w:iCs/>
          <w:sz w:val="28"/>
          <w:szCs w:val="28"/>
        </w:rPr>
        <w:t>else,</w:t>
      </w:r>
      <w:r w:rsidR="008B4AA8">
        <w:rPr>
          <w:rFonts w:eastAsia="Times New Roman"/>
          <w:sz w:val="28"/>
          <w:szCs w:val="28"/>
        </w:rPr>
        <w:t>or</w:t>
      </w:r>
      <w:proofErr w:type="spellEnd"/>
    </w:p>
    <w:p w14:paraId="319286C2" w14:textId="5772681F" w:rsidR="00A53CAD" w:rsidRPr="00064EC0" w:rsidRDefault="00064EC0" w:rsidP="00064EC0">
      <w:pPr>
        <w:pStyle w:val="ListParagraph"/>
        <w:numPr>
          <w:ilvl w:val="0"/>
          <w:numId w:val="1"/>
        </w:numPr>
        <w:rPr>
          <w:rFonts w:eastAsia="Times New Roman"/>
          <w:sz w:val="28"/>
          <w:szCs w:val="28"/>
        </w:rPr>
      </w:pPr>
      <w:r w:rsidRPr="00064EC0">
        <w:rPr>
          <w:rFonts w:eastAsia="Times New Roman"/>
          <w:sz w:val="28"/>
          <w:szCs w:val="28"/>
        </w:rPr>
        <w:t xml:space="preserve">A </w:t>
      </w:r>
      <w:r w:rsidRPr="00064EC0">
        <w:rPr>
          <w:rFonts w:eastAsia="Times New Roman"/>
          <w:i/>
          <w:iCs/>
          <w:sz w:val="28"/>
          <w:szCs w:val="28"/>
        </w:rPr>
        <w:t xml:space="preserve">fight to be right. </w:t>
      </w:r>
      <w:r w:rsidRPr="00064EC0">
        <w:rPr>
          <w:rFonts w:eastAsia="Times New Roman"/>
          <w:sz w:val="28"/>
          <w:szCs w:val="28"/>
        </w:rPr>
        <w:t xml:space="preserve"> </w:t>
      </w:r>
      <w:r w:rsidR="002A4C68" w:rsidRPr="00064EC0">
        <w:rPr>
          <w:rFonts w:eastAsia="Times New Roman"/>
          <w:sz w:val="28"/>
          <w:szCs w:val="28"/>
        </w:rPr>
        <w:t xml:space="preserve">Thinking more highly of </w:t>
      </w:r>
      <w:r w:rsidR="00CD3976">
        <w:rPr>
          <w:rFonts w:eastAsia="Times New Roman"/>
          <w:sz w:val="28"/>
          <w:szCs w:val="28"/>
        </w:rPr>
        <w:t>themselves</w:t>
      </w:r>
      <w:r w:rsidR="002A4C68" w:rsidRPr="00064EC0">
        <w:rPr>
          <w:rFonts w:eastAsia="Times New Roman"/>
          <w:sz w:val="28"/>
          <w:szCs w:val="28"/>
        </w:rPr>
        <w:t xml:space="preserve"> than </w:t>
      </w:r>
      <w:r w:rsidR="00CD3976">
        <w:rPr>
          <w:rFonts w:eastAsia="Times New Roman"/>
          <w:sz w:val="28"/>
          <w:szCs w:val="28"/>
        </w:rPr>
        <w:t>they</w:t>
      </w:r>
      <w:r w:rsidR="002A4C68" w:rsidRPr="00064EC0">
        <w:rPr>
          <w:rFonts w:eastAsia="Times New Roman"/>
          <w:sz w:val="28"/>
          <w:szCs w:val="28"/>
        </w:rPr>
        <w:t xml:space="preserve"> ought</w:t>
      </w:r>
      <w:r w:rsidRPr="00064EC0">
        <w:rPr>
          <w:rFonts w:eastAsia="Times New Roman"/>
          <w:sz w:val="28"/>
          <w:szCs w:val="28"/>
        </w:rPr>
        <w:t>.</w:t>
      </w:r>
    </w:p>
    <w:p w14:paraId="31CAF0C1" w14:textId="2BA45D0A" w:rsidR="007813CE" w:rsidRDefault="00064EC0">
      <w:pPr>
        <w:rPr>
          <w:rFonts w:eastAsia="Times New Roman"/>
          <w:sz w:val="28"/>
          <w:szCs w:val="28"/>
        </w:rPr>
      </w:pPr>
      <w:r>
        <w:rPr>
          <w:rFonts w:eastAsia="Times New Roman"/>
          <w:sz w:val="28"/>
          <w:szCs w:val="28"/>
        </w:rPr>
        <w:t xml:space="preserve">In these </w:t>
      </w:r>
      <w:r w:rsidR="00050A8E">
        <w:rPr>
          <w:rFonts w:eastAsia="Times New Roman"/>
          <w:sz w:val="28"/>
          <w:szCs w:val="28"/>
        </w:rPr>
        <w:t>areas, we</w:t>
      </w:r>
      <w:r>
        <w:rPr>
          <w:rFonts w:eastAsia="Times New Roman"/>
          <w:sz w:val="28"/>
          <w:szCs w:val="28"/>
        </w:rPr>
        <w:t xml:space="preserve"> can become ‘</w:t>
      </w:r>
      <w:r w:rsidRPr="00CD3976">
        <w:rPr>
          <w:rFonts w:eastAsia="Times New Roman"/>
          <w:b/>
          <w:bCs/>
          <w:sz w:val="28"/>
          <w:szCs w:val="28"/>
        </w:rPr>
        <w:t>blind’ in broad daylight</w:t>
      </w:r>
      <w:r w:rsidR="007813CE">
        <w:rPr>
          <w:rFonts w:eastAsia="Times New Roman"/>
          <w:sz w:val="28"/>
          <w:szCs w:val="28"/>
        </w:rPr>
        <w:t xml:space="preserve">.  </w:t>
      </w:r>
      <w:r w:rsidR="009C55D8">
        <w:rPr>
          <w:rFonts w:eastAsia="Times New Roman"/>
          <w:sz w:val="28"/>
          <w:szCs w:val="28"/>
        </w:rPr>
        <w:t>These areas</w:t>
      </w:r>
      <w:r w:rsidR="002D3501">
        <w:rPr>
          <w:rFonts w:eastAsia="Times New Roman"/>
          <w:sz w:val="28"/>
          <w:szCs w:val="28"/>
        </w:rPr>
        <w:t xml:space="preserve"> of</w:t>
      </w:r>
      <w:r w:rsidR="009C55D8">
        <w:rPr>
          <w:rFonts w:eastAsia="Times New Roman"/>
          <w:sz w:val="28"/>
          <w:szCs w:val="28"/>
        </w:rPr>
        <w:t xml:space="preserve"> </w:t>
      </w:r>
      <w:r w:rsidR="00050A8E">
        <w:rPr>
          <w:rFonts w:eastAsia="Times New Roman"/>
          <w:sz w:val="28"/>
          <w:szCs w:val="28"/>
        </w:rPr>
        <w:t>lacking</w:t>
      </w:r>
      <w:r w:rsidR="009C55D8">
        <w:rPr>
          <w:rFonts w:eastAsia="Times New Roman"/>
          <w:sz w:val="28"/>
          <w:szCs w:val="28"/>
        </w:rPr>
        <w:t xml:space="preserve"> awareness are called “</w:t>
      </w:r>
      <w:r w:rsidR="009C55D8" w:rsidRPr="00050A8E">
        <w:rPr>
          <w:rFonts w:eastAsia="Times New Roman"/>
          <w:b/>
          <w:bCs/>
          <w:sz w:val="28"/>
          <w:szCs w:val="28"/>
        </w:rPr>
        <w:t>blind spots</w:t>
      </w:r>
      <w:r w:rsidR="00050A8E">
        <w:rPr>
          <w:rFonts w:eastAsia="Times New Roman"/>
          <w:sz w:val="28"/>
          <w:szCs w:val="28"/>
        </w:rPr>
        <w:t>” and</w:t>
      </w:r>
      <w:r w:rsidR="009C55D8">
        <w:rPr>
          <w:rFonts w:eastAsia="Times New Roman"/>
          <w:sz w:val="28"/>
          <w:szCs w:val="28"/>
        </w:rPr>
        <w:t xml:space="preserve"> can </w:t>
      </w:r>
      <w:del w:id="1" w:author="Julie@visionwisecapital.com" w:date="2021-08-18T09:53:00Z">
        <w:r w:rsidR="009C55D8" w:rsidDel="00293ED5">
          <w:rPr>
            <w:rFonts w:eastAsia="Times New Roman"/>
            <w:sz w:val="28"/>
            <w:szCs w:val="28"/>
          </w:rPr>
          <w:delText>be</w:delText>
        </w:r>
      </w:del>
      <w:r w:rsidR="009C55D8">
        <w:rPr>
          <w:rFonts w:eastAsia="Times New Roman"/>
          <w:sz w:val="28"/>
          <w:szCs w:val="28"/>
        </w:rPr>
        <w:t xml:space="preserve"> simply </w:t>
      </w:r>
      <w:ins w:id="2" w:author="Julie@visionwisecapital.com" w:date="2021-08-18T09:53:00Z">
        <w:r w:rsidR="00293ED5">
          <w:rPr>
            <w:rFonts w:eastAsia="Times New Roman"/>
            <w:sz w:val="28"/>
            <w:szCs w:val="28"/>
          </w:rPr>
          <w:t xml:space="preserve">be </w:t>
        </w:r>
      </w:ins>
      <w:r w:rsidR="009C55D8">
        <w:rPr>
          <w:rFonts w:eastAsia="Times New Roman"/>
          <w:sz w:val="28"/>
          <w:szCs w:val="28"/>
        </w:rPr>
        <w:t xml:space="preserve">the </w:t>
      </w:r>
      <w:r w:rsidR="00A53CAD" w:rsidRPr="00A53CAD">
        <w:rPr>
          <w:rFonts w:eastAsia="Times New Roman"/>
          <w:sz w:val="28"/>
          <w:szCs w:val="28"/>
        </w:rPr>
        <w:t xml:space="preserve">result of </w:t>
      </w:r>
      <w:r w:rsidR="007813CE">
        <w:rPr>
          <w:rFonts w:eastAsia="Times New Roman"/>
          <w:sz w:val="28"/>
          <w:szCs w:val="28"/>
        </w:rPr>
        <w:t>our</w:t>
      </w:r>
      <w:r w:rsidR="00A53CAD" w:rsidRPr="00A53CAD">
        <w:rPr>
          <w:rFonts w:eastAsia="Times New Roman"/>
          <w:sz w:val="28"/>
          <w:szCs w:val="28"/>
        </w:rPr>
        <w:t xml:space="preserve"> life experience</w:t>
      </w:r>
      <w:r w:rsidR="007813CE">
        <w:rPr>
          <w:rFonts w:eastAsia="Times New Roman"/>
          <w:sz w:val="28"/>
          <w:szCs w:val="28"/>
        </w:rPr>
        <w:t>s</w:t>
      </w:r>
      <w:r w:rsidR="00050A8E">
        <w:rPr>
          <w:rFonts w:eastAsia="Times New Roman"/>
          <w:sz w:val="28"/>
          <w:szCs w:val="28"/>
        </w:rPr>
        <w:t>;</w:t>
      </w:r>
      <w:r w:rsidR="002D3501">
        <w:rPr>
          <w:rFonts w:eastAsia="Times New Roman"/>
          <w:sz w:val="28"/>
          <w:szCs w:val="28"/>
        </w:rPr>
        <w:t xml:space="preserve"> perhaps</w:t>
      </w:r>
      <w:r w:rsidR="00050A8E">
        <w:rPr>
          <w:rFonts w:eastAsia="Times New Roman"/>
          <w:sz w:val="28"/>
          <w:szCs w:val="28"/>
        </w:rPr>
        <w:t xml:space="preserve"> a</w:t>
      </w:r>
      <w:r w:rsidR="00460134">
        <w:rPr>
          <w:rFonts w:eastAsia="Times New Roman"/>
          <w:sz w:val="28"/>
          <w:szCs w:val="28"/>
        </w:rPr>
        <w:t xml:space="preserve"> memorable moment</w:t>
      </w:r>
      <w:r w:rsidR="00A53CAD" w:rsidRPr="00A53CAD">
        <w:rPr>
          <w:rFonts w:eastAsia="Times New Roman"/>
          <w:sz w:val="28"/>
          <w:szCs w:val="28"/>
        </w:rPr>
        <w:t xml:space="preserve"> at a </w:t>
      </w:r>
      <w:r w:rsidR="00460134">
        <w:rPr>
          <w:rFonts w:eastAsia="Times New Roman"/>
          <w:sz w:val="28"/>
          <w:szCs w:val="28"/>
        </w:rPr>
        <w:t>younger</w:t>
      </w:r>
      <w:r w:rsidR="00A53CAD" w:rsidRPr="00A53CAD">
        <w:rPr>
          <w:rFonts w:eastAsia="Times New Roman"/>
          <w:sz w:val="28"/>
          <w:szCs w:val="28"/>
        </w:rPr>
        <w:t xml:space="preserve"> </w:t>
      </w:r>
      <w:r w:rsidR="00F22D18">
        <w:rPr>
          <w:rFonts w:eastAsia="Times New Roman"/>
          <w:sz w:val="28"/>
          <w:szCs w:val="28"/>
        </w:rPr>
        <w:t xml:space="preserve">age </w:t>
      </w:r>
      <w:r w:rsidR="00460134">
        <w:rPr>
          <w:rFonts w:eastAsia="Times New Roman"/>
          <w:sz w:val="28"/>
          <w:szCs w:val="28"/>
        </w:rPr>
        <w:t xml:space="preserve">that established a marker for us to frame </w:t>
      </w:r>
      <w:r w:rsidR="009C55D8">
        <w:rPr>
          <w:rFonts w:eastAsia="Times New Roman"/>
          <w:sz w:val="28"/>
          <w:szCs w:val="28"/>
        </w:rPr>
        <w:t xml:space="preserve">all </w:t>
      </w:r>
      <w:r>
        <w:rPr>
          <w:rFonts w:eastAsia="Times New Roman"/>
          <w:sz w:val="28"/>
          <w:szCs w:val="28"/>
        </w:rPr>
        <w:t>future</w:t>
      </w:r>
      <w:r w:rsidR="00F22D18">
        <w:rPr>
          <w:rFonts w:eastAsia="Times New Roman"/>
          <w:sz w:val="28"/>
          <w:szCs w:val="28"/>
        </w:rPr>
        <w:t xml:space="preserve"> experience</w:t>
      </w:r>
      <w:r w:rsidR="00460134">
        <w:rPr>
          <w:rFonts w:eastAsia="Times New Roman"/>
          <w:sz w:val="28"/>
          <w:szCs w:val="28"/>
        </w:rPr>
        <w:t>s</w:t>
      </w:r>
      <w:r w:rsidR="00F22D18">
        <w:rPr>
          <w:rFonts w:eastAsia="Times New Roman"/>
          <w:sz w:val="28"/>
          <w:szCs w:val="28"/>
        </w:rPr>
        <w:t xml:space="preserve">.  </w:t>
      </w:r>
      <w:r w:rsidR="007813CE">
        <w:rPr>
          <w:rFonts w:eastAsia="Times New Roman"/>
          <w:sz w:val="28"/>
          <w:szCs w:val="28"/>
        </w:rPr>
        <w:t>But w</w:t>
      </w:r>
      <w:r w:rsidR="00892DEA">
        <w:rPr>
          <w:rFonts w:eastAsia="Times New Roman"/>
          <w:sz w:val="28"/>
          <w:szCs w:val="28"/>
        </w:rPr>
        <w:t xml:space="preserve">hat if that marker was not true from the start?  As we frame the future, we could be </w:t>
      </w:r>
      <w:r w:rsidR="007813CE" w:rsidRPr="007813CE">
        <w:rPr>
          <w:rFonts w:eastAsia="Times New Roman"/>
          <w:i/>
          <w:iCs/>
          <w:sz w:val="28"/>
          <w:szCs w:val="28"/>
          <w:u w:val="single"/>
        </w:rPr>
        <w:t>nearly</w:t>
      </w:r>
      <w:r w:rsidR="007813CE" w:rsidRPr="007813CE">
        <w:rPr>
          <w:rFonts w:eastAsia="Times New Roman"/>
          <w:sz w:val="28"/>
          <w:szCs w:val="28"/>
          <w:u w:val="single"/>
        </w:rPr>
        <w:t xml:space="preserve"> </w:t>
      </w:r>
      <w:r w:rsidR="00892DEA" w:rsidRPr="007813CE">
        <w:rPr>
          <w:rFonts w:eastAsia="Times New Roman"/>
          <w:i/>
          <w:iCs/>
          <w:sz w:val="28"/>
          <w:szCs w:val="28"/>
          <w:u w:val="single"/>
        </w:rPr>
        <w:t xml:space="preserve">perpetually </w:t>
      </w:r>
      <w:r w:rsidR="004258E8">
        <w:rPr>
          <w:rFonts w:eastAsia="Times New Roman"/>
          <w:i/>
          <w:iCs/>
          <w:sz w:val="28"/>
          <w:szCs w:val="28"/>
          <w:u w:val="single"/>
        </w:rPr>
        <w:t>“</w:t>
      </w:r>
      <w:r w:rsidR="007813CE" w:rsidRPr="007813CE">
        <w:rPr>
          <w:rFonts w:eastAsia="Times New Roman"/>
          <w:i/>
          <w:iCs/>
          <w:sz w:val="28"/>
          <w:szCs w:val="28"/>
          <w:u w:val="single"/>
        </w:rPr>
        <w:t>almost</w:t>
      </w:r>
      <w:r w:rsidR="004258E8">
        <w:rPr>
          <w:rFonts w:eastAsia="Times New Roman"/>
          <w:i/>
          <w:iCs/>
          <w:sz w:val="28"/>
          <w:szCs w:val="28"/>
          <w:u w:val="single"/>
        </w:rPr>
        <w:t>”</w:t>
      </w:r>
      <w:r w:rsidR="007813CE" w:rsidRPr="007813CE">
        <w:rPr>
          <w:rFonts w:eastAsia="Times New Roman"/>
          <w:i/>
          <w:iCs/>
          <w:sz w:val="28"/>
          <w:szCs w:val="28"/>
          <w:u w:val="single"/>
        </w:rPr>
        <w:t xml:space="preserve"> right</w:t>
      </w:r>
      <w:r w:rsidR="007813CE">
        <w:rPr>
          <w:rFonts w:eastAsia="Times New Roman"/>
          <w:sz w:val="28"/>
          <w:szCs w:val="28"/>
        </w:rPr>
        <w:t>.</w:t>
      </w:r>
      <w:r w:rsidR="00892DEA">
        <w:rPr>
          <w:rFonts w:eastAsia="Times New Roman"/>
          <w:sz w:val="28"/>
          <w:szCs w:val="28"/>
        </w:rPr>
        <w:t xml:space="preserve">  </w:t>
      </w:r>
    </w:p>
    <w:p w14:paraId="6233EEC0" w14:textId="37E4E131" w:rsidR="00064EC0" w:rsidRDefault="00A53CAD">
      <w:pPr>
        <w:rPr>
          <w:rFonts w:eastAsia="Times New Roman"/>
          <w:sz w:val="28"/>
          <w:szCs w:val="28"/>
        </w:rPr>
      </w:pPr>
      <w:r w:rsidRPr="00A53CAD">
        <w:rPr>
          <w:rFonts w:eastAsia="Times New Roman"/>
          <w:sz w:val="28"/>
          <w:szCs w:val="28"/>
        </w:rPr>
        <w:t xml:space="preserve">Some blind spots are the result of </w:t>
      </w:r>
      <w:r w:rsidR="007813CE">
        <w:rPr>
          <w:rFonts w:eastAsia="Times New Roman"/>
          <w:sz w:val="28"/>
          <w:szCs w:val="28"/>
        </w:rPr>
        <w:t>people</w:t>
      </w:r>
      <w:r w:rsidRPr="00A53CAD">
        <w:rPr>
          <w:rFonts w:eastAsia="Times New Roman"/>
          <w:sz w:val="28"/>
          <w:szCs w:val="28"/>
        </w:rPr>
        <w:t xml:space="preserve"> simply </w:t>
      </w:r>
      <w:r w:rsidRPr="007813CE">
        <w:rPr>
          <w:rFonts w:eastAsia="Times New Roman"/>
          <w:i/>
          <w:iCs/>
          <w:sz w:val="28"/>
          <w:szCs w:val="28"/>
        </w:rPr>
        <w:t>choosing</w:t>
      </w:r>
      <w:r w:rsidRPr="00A53CAD">
        <w:rPr>
          <w:rFonts w:eastAsia="Times New Roman"/>
          <w:sz w:val="28"/>
          <w:szCs w:val="28"/>
        </w:rPr>
        <w:t xml:space="preserve"> not to see</w:t>
      </w:r>
      <w:r w:rsidR="00064EC0">
        <w:rPr>
          <w:rFonts w:eastAsia="Times New Roman"/>
          <w:sz w:val="28"/>
          <w:szCs w:val="28"/>
        </w:rPr>
        <w:t xml:space="preserve">.  This is not a matter of </w:t>
      </w:r>
      <w:r w:rsidR="009C55D8">
        <w:rPr>
          <w:rFonts w:eastAsia="Times New Roman"/>
          <w:sz w:val="28"/>
          <w:szCs w:val="28"/>
        </w:rPr>
        <w:t>life experience,</w:t>
      </w:r>
      <w:r w:rsidR="00064EC0">
        <w:rPr>
          <w:rFonts w:eastAsia="Times New Roman"/>
          <w:sz w:val="28"/>
          <w:szCs w:val="28"/>
        </w:rPr>
        <w:t xml:space="preserve"> this is a matter of the </w:t>
      </w:r>
      <w:r w:rsidR="007813CE">
        <w:rPr>
          <w:rFonts w:eastAsia="Times New Roman"/>
          <w:sz w:val="28"/>
          <w:szCs w:val="28"/>
        </w:rPr>
        <w:t>“</w:t>
      </w:r>
      <w:r w:rsidR="00064EC0">
        <w:rPr>
          <w:rFonts w:eastAsia="Times New Roman"/>
          <w:sz w:val="28"/>
          <w:szCs w:val="28"/>
        </w:rPr>
        <w:t>will</w:t>
      </w:r>
      <w:r w:rsidR="007813CE">
        <w:rPr>
          <w:rFonts w:eastAsia="Times New Roman"/>
          <w:sz w:val="28"/>
          <w:szCs w:val="28"/>
        </w:rPr>
        <w:t>”</w:t>
      </w:r>
      <w:r w:rsidR="00892DEA">
        <w:rPr>
          <w:rFonts w:eastAsia="Times New Roman"/>
          <w:sz w:val="28"/>
          <w:szCs w:val="28"/>
        </w:rPr>
        <w:t>, which we know does not subject itself to knowledge alone</w:t>
      </w:r>
      <w:r w:rsidR="007813CE">
        <w:rPr>
          <w:rFonts w:eastAsia="Times New Roman"/>
          <w:sz w:val="28"/>
          <w:szCs w:val="28"/>
        </w:rPr>
        <w:t xml:space="preserve"> </w:t>
      </w:r>
      <w:r w:rsidR="00892DEA">
        <w:rPr>
          <w:rFonts w:eastAsia="Times New Roman"/>
          <w:sz w:val="28"/>
          <w:szCs w:val="28"/>
        </w:rPr>
        <w:t xml:space="preserve">but must be trained to change its behavior </w:t>
      </w:r>
      <w:r w:rsidR="002D3501">
        <w:rPr>
          <w:rFonts w:eastAsia="Times New Roman"/>
          <w:sz w:val="28"/>
          <w:szCs w:val="28"/>
        </w:rPr>
        <w:t>by some combination of reward and consequence</w:t>
      </w:r>
      <w:r w:rsidR="00892DEA">
        <w:rPr>
          <w:rFonts w:eastAsia="Times New Roman"/>
          <w:sz w:val="28"/>
          <w:szCs w:val="28"/>
        </w:rPr>
        <w:t>.</w:t>
      </w:r>
    </w:p>
    <w:p w14:paraId="32EAFFD5" w14:textId="4C01E3AF" w:rsidR="001477E2" w:rsidRDefault="002D3501">
      <w:pPr>
        <w:rPr>
          <w:rFonts w:eastAsia="Times New Roman"/>
          <w:sz w:val="28"/>
          <w:szCs w:val="28"/>
        </w:rPr>
      </w:pPr>
      <w:r>
        <w:rPr>
          <w:rFonts w:eastAsia="Times New Roman"/>
          <w:sz w:val="28"/>
          <w:szCs w:val="28"/>
        </w:rPr>
        <w:t xml:space="preserve">At </w:t>
      </w:r>
      <w:proofErr w:type="spellStart"/>
      <w:r>
        <w:rPr>
          <w:rFonts w:eastAsia="Times New Roman"/>
          <w:sz w:val="28"/>
          <w:szCs w:val="28"/>
        </w:rPr>
        <w:t>VisionWise</w:t>
      </w:r>
      <w:proofErr w:type="spellEnd"/>
      <w:r>
        <w:rPr>
          <w:rFonts w:eastAsia="Times New Roman"/>
          <w:sz w:val="28"/>
          <w:szCs w:val="28"/>
        </w:rPr>
        <w:t xml:space="preserve"> Capital, w</w:t>
      </w:r>
      <w:r w:rsidR="00A53CAD" w:rsidRPr="00A53CAD">
        <w:rPr>
          <w:rFonts w:eastAsia="Times New Roman"/>
          <w:sz w:val="28"/>
          <w:szCs w:val="28"/>
        </w:rPr>
        <w:t xml:space="preserve">hen </w:t>
      </w:r>
      <w:r>
        <w:rPr>
          <w:rFonts w:eastAsia="Times New Roman"/>
          <w:sz w:val="28"/>
          <w:szCs w:val="28"/>
        </w:rPr>
        <w:t xml:space="preserve">we work with our residents and our vendors, we </w:t>
      </w:r>
      <w:r w:rsidR="00CD3976">
        <w:rPr>
          <w:rFonts w:eastAsia="Times New Roman"/>
          <w:sz w:val="28"/>
          <w:szCs w:val="28"/>
        </w:rPr>
        <w:t xml:space="preserve">work </w:t>
      </w:r>
      <w:r w:rsidR="00A53CAD" w:rsidRPr="00A53CAD">
        <w:rPr>
          <w:rFonts w:eastAsia="Times New Roman"/>
          <w:sz w:val="28"/>
          <w:szCs w:val="28"/>
        </w:rPr>
        <w:t xml:space="preserve">to consider </w:t>
      </w:r>
      <w:r w:rsidR="001477E2">
        <w:rPr>
          <w:rFonts w:eastAsia="Times New Roman"/>
          <w:sz w:val="28"/>
          <w:szCs w:val="28"/>
        </w:rPr>
        <w:t xml:space="preserve">how </w:t>
      </w:r>
      <w:r w:rsidR="00A53CAD" w:rsidRPr="00A53CAD">
        <w:rPr>
          <w:rFonts w:eastAsia="Times New Roman"/>
          <w:sz w:val="28"/>
          <w:szCs w:val="28"/>
        </w:rPr>
        <w:t xml:space="preserve">that person </w:t>
      </w:r>
      <w:r w:rsidR="001477E2">
        <w:rPr>
          <w:rFonts w:eastAsia="Times New Roman"/>
          <w:sz w:val="28"/>
          <w:szCs w:val="28"/>
        </w:rPr>
        <w:t>m</w:t>
      </w:r>
      <w:r w:rsidR="00A53CAD" w:rsidRPr="00A53CAD">
        <w:rPr>
          <w:rFonts w:eastAsia="Times New Roman"/>
          <w:sz w:val="28"/>
          <w:szCs w:val="28"/>
        </w:rPr>
        <w:t xml:space="preserve">ight be </w:t>
      </w:r>
      <w:r w:rsidR="001477E2">
        <w:rPr>
          <w:rFonts w:eastAsia="Times New Roman"/>
          <w:sz w:val="28"/>
          <w:szCs w:val="28"/>
        </w:rPr>
        <w:t>viewing</w:t>
      </w:r>
      <w:r w:rsidR="00A53CAD" w:rsidRPr="00A53CAD">
        <w:rPr>
          <w:rFonts w:eastAsia="Times New Roman"/>
          <w:sz w:val="28"/>
          <w:szCs w:val="28"/>
        </w:rPr>
        <w:t xml:space="preserve"> what they see</w:t>
      </w:r>
      <w:r w:rsidR="001477E2">
        <w:rPr>
          <w:rFonts w:eastAsia="Times New Roman"/>
          <w:sz w:val="28"/>
          <w:szCs w:val="28"/>
        </w:rPr>
        <w:t>.  T</w:t>
      </w:r>
      <w:r w:rsidR="00A53CAD" w:rsidRPr="00A53CAD">
        <w:rPr>
          <w:rFonts w:eastAsia="Times New Roman"/>
          <w:sz w:val="28"/>
          <w:szCs w:val="28"/>
        </w:rPr>
        <w:t xml:space="preserve">he amazing truth about blind spots </w:t>
      </w:r>
      <w:r w:rsidR="001477E2">
        <w:rPr>
          <w:rFonts w:eastAsia="Times New Roman"/>
          <w:sz w:val="28"/>
          <w:szCs w:val="28"/>
        </w:rPr>
        <w:t>i</w:t>
      </w:r>
      <w:r w:rsidR="00A53CAD" w:rsidRPr="00A53CAD">
        <w:rPr>
          <w:rFonts w:eastAsia="Times New Roman"/>
          <w:sz w:val="28"/>
          <w:szCs w:val="28"/>
        </w:rPr>
        <w:t>s that</w:t>
      </w:r>
      <w:r w:rsidR="001477E2">
        <w:rPr>
          <w:rFonts w:eastAsia="Times New Roman"/>
          <w:sz w:val="28"/>
          <w:szCs w:val="28"/>
        </w:rPr>
        <w:t xml:space="preserve">, by definition, we </w:t>
      </w:r>
      <w:r w:rsidR="00A53CAD" w:rsidRPr="00A53CAD">
        <w:rPr>
          <w:rFonts w:eastAsia="Times New Roman"/>
          <w:sz w:val="28"/>
          <w:szCs w:val="28"/>
        </w:rPr>
        <w:t xml:space="preserve">cannot see them. We are </w:t>
      </w:r>
      <w:r w:rsidR="00CD3976">
        <w:rPr>
          <w:rFonts w:eastAsia="Times New Roman"/>
          <w:sz w:val="28"/>
          <w:szCs w:val="28"/>
        </w:rPr>
        <w:t xml:space="preserve">each </w:t>
      </w:r>
      <w:r w:rsidR="00A53CAD" w:rsidRPr="00A53CAD">
        <w:rPr>
          <w:rFonts w:eastAsia="Times New Roman"/>
          <w:sz w:val="28"/>
          <w:szCs w:val="28"/>
        </w:rPr>
        <w:t>blind</w:t>
      </w:r>
      <w:r w:rsidR="001477E2">
        <w:rPr>
          <w:rFonts w:eastAsia="Times New Roman"/>
          <w:sz w:val="28"/>
          <w:szCs w:val="28"/>
        </w:rPr>
        <w:t xml:space="preserve"> in </w:t>
      </w:r>
      <w:r w:rsidR="00CD3976">
        <w:rPr>
          <w:rFonts w:eastAsia="Times New Roman"/>
          <w:sz w:val="28"/>
          <w:szCs w:val="28"/>
        </w:rPr>
        <w:t>some</w:t>
      </w:r>
      <w:r w:rsidR="001477E2">
        <w:rPr>
          <w:rFonts w:eastAsia="Times New Roman"/>
          <w:sz w:val="28"/>
          <w:szCs w:val="28"/>
        </w:rPr>
        <w:t xml:space="preserve"> area</w:t>
      </w:r>
      <w:r w:rsidR="00CD3976">
        <w:rPr>
          <w:rFonts w:eastAsia="Times New Roman"/>
          <w:sz w:val="28"/>
          <w:szCs w:val="28"/>
        </w:rPr>
        <w:t xml:space="preserve"> of our understanding</w:t>
      </w:r>
      <w:r w:rsidR="00A53CAD" w:rsidRPr="00A53CAD">
        <w:rPr>
          <w:rFonts w:eastAsia="Times New Roman"/>
          <w:sz w:val="28"/>
          <w:szCs w:val="28"/>
        </w:rPr>
        <w:t>.</w:t>
      </w:r>
      <w:r w:rsidR="001477E2">
        <w:rPr>
          <w:rFonts w:eastAsia="Times New Roman"/>
          <w:sz w:val="28"/>
          <w:szCs w:val="28"/>
        </w:rPr>
        <w:t xml:space="preserve">  </w:t>
      </w:r>
    </w:p>
    <w:p w14:paraId="4644CF11" w14:textId="77777777" w:rsidR="009C55D8" w:rsidRDefault="009C55D8">
      <w:pPr>
        <w:rPr>
          <w:rFonts w:eastAsia="Times New Roman"/>
          <w:sz w:val="28"/>
          <w:szCs w:val="28"/>
        </w:rPr>
      </w:pPr>
      <w:r>
        <w:rPr>
          <w:rFonts w:eastAsia="Times New Roman"/>
          <w:sz w:val="28"/>
          <w:szCs w:val="28"/>
        </w:rPr>
        <w:t xml:space="preserve">Consider the following relationship tips to govern your conversations: </w:t>
      </w:r>
    </w:p>
    <w:p w14:paraId="4D95AD1D" w14:textId="728A72DA" w:rsidR="009C55D8" w:rsidRPr="009C55D8" w:rsidRDefault="009C55D8" w:rsidP="009C55D8">
      <w:pPr>
        <w:pStyle w:val="ListParagraph"/>
        <w:numPr>
          <w:ilvl w:val="0"/>
          <w:numId w:val="2"/>
        </w:numPr>
        <w:rPr>
          <w:sz w:val="28"/>
          <w:szCs w:val="28"/>
        </w:rPr>
      </w:pPr>
      <w:r>
        <w:rPr>
          <w:rFonts w:eastAsia="Times New Roman"/>
          <w:sz w:val="28"/>
          <w:szCs w:val="28"/>
        </w:rPr>
        <w:t>L</w:t>
      </w:r>
      <w:r w:rsidR="00A53CAD" w:rsidRPr="009C55D8">
        <w:rPr>
          <w:rFonts w:eastAsia="Times New Roman"/>
          <w:sz w:val="28"/>
          <w:szCs w:val="28"/>
        </w:rPr>
        <w:t xml:space="preserve">earn to start with </w:t>
      </w:r>
      <w:r>
        <w:rPr>
          <w:rFonts w:eastAsia="Times New Roman"/>
          <w:sz w:val="28"/>
          <w:szCs w:val="28"/>
        </w:rPr>
        <w:t>the</w:t>
      </w:r>
      <w:r w:rsidR="00A53CAD" w:rsidRPr="009C55D8">
        <w:rPr>
          <w:rFonts w:eastAsia="Times New Roman"/>
          <w:sz w:val="28"/>
          <w:szCs w:val="28"/>
        </w:rPr>
        <w:t xml:space="preserve"> presumption that the person's commentary is reasonable</w:t>
      </w:r>
      <w:r w:rsidR="002D3501">
        <w:rPr>
          <w:rFonts w:eastAsia="Times New Roman"/>
          <w:sz w:val="28"/>
          <w:szCs w:val="28"/>
        </w:rPr>
        <w:t>.  B</w:t>
      </w:r>
      <w:r w:rsidR="00A53CAD" w:rsidRPr="009C55D8">
        <w:rPr>
          <w:rFonts w:eastAsia="Times New Roman"/>
          <w:sz w:val="28"/>
          <w:szCs w:val="28"/>
        </w:rPr>
        <w:t>efore seeking to prove it otherwise</w:t>
      </w:r>
      <w:r w:rsidR="002D3501">
        <w:rPr>
          <w:rFonts w:eastAsia="Times New Roman"/>
          <w:sz w:val="28"/>
          <w:szCs w:val="28"/>
        </w:rPr>
        <w:t>, consider that they have a point to make</w:t>
      </w:r>
      <w:r w:rsidR="00A53CAD" w:rsidRPr="009C55D8">
        <w:rPr>
          <w:rFonts w:eastAsia="Times New Roman"/>
          <w:sz w:val="28"/>
          <w:szCs w:val="28"/>
        </w:rPr>
        <w:t xml:space="preserve">. </w:t>
      </w:r>
      <w:r>
        <w:rPr>
          <w:rFonts w:eastAsia="Times New Roman"/>
          <w:sz w:val="28"/>
          <w:szCs w:val="28"/>
        </w:rPr>
        <w:t xml:space="preserve">This is not </w:t>
      </w:r>
      <w:r w:rsidR="002D3501">
        <w:rPr>
          <w:rFonts w:eastAsia="Times New Roman"/>
          <w:sz w:val="28"/>
          <w:szCs w:val="28"/>
        </w:rPr>
        <w:t>a stretch</w:t>
      </w:r>
      <w:r>
        <w:rPr>
          <w:rFonts w:eastAsia="Times New Roman"/>
          <w:sz w:val="28"/>
          <w:szCs w:val="28"/>
        </w:rPr>
        <w:t xml:space="preserve">, it’s just the “benefit of the doubt”.  </w:t>
      </w:r>
    </w:p>
    <w:p w14:paraId="01F735E1" w14:textId="4BF57429" w:rsidR="009C55D8" w:rsidRPr="009C55D8" w:rsidRDefault="002D3501" w:rsidP="009C55D8">
      <w:pPr>
        <w:pStyle w:val="ListParagraph"/>
        <w:numPr>
          <w:ilvl w:val="0"/>
          <w:numId w:val="2"/>
        </w:numPr>
        <w:rPr>
          <w:sz w:val="28"/>
          <w:szCs w:val="28"/>
        </w:rPr>
      </w:pPr>
      <w:r>
        <w:rPr>
          <w:rFonts w:eastAsia="Times New Roman"/>
          <w:sz w:val="28"/>
          <w:szCs w:val="28"/>
        </w:rPr>
        <w:t>Then, r</w:t>
      </w:r>
      <w:r w:rsidR="00A53CAD" w:rsidRPr="009C55D8">
        <w:rPr>
          <w:rFonts w:eastAsia="Times New Roman"/>
          <w:sz w:val="28"/>
          <w:szCs w:val="28"/>
        </w:rPr>
        <w:t>ecognize that every time you successfully process someone's different perspective</w:t>
      </w:r>
      <w:r w:rsidR="009C55D8">
        <w:rPr>
          <w:rFonts w:eastAsia="Times New Roman"/>
          <w:sz w:val="28"/>
          <w:szCs w:val="28"/>
        </w:rPr>
        <w:t>,</w:t>
      </w:r>
      <w:r w:rsidR="00A53CAD" w:rsidRPr="009C55D8">
        <w:rPr>
          <w:rFonts w:eastAsia="Times New Roman"/>
          <w:sz w:val="28"/>
          <w:szCs w:val="28"/>
        </w:rPr>
        <w:t xml:space="preserve"> the benefi</w:t>
      </w:r>
      <w:r w:rsidR="009C55D8">
        <w:rPr>
          <w:rFonts w:eastAsia="Times New Roman"/>
          <w:sz w:val="28"/>
          <w:szCs w:val="28"/>
        </w:rPr>
        <w:t xml:space="preserve">t accrues to you as you </w:t>
      </w:r>
      <w:r w:rsidR="00A53CAD" w:rsidRPr="009C55D8">
        <w:rPr>
          <w:rFonts w:eastAsia="Times New Roman"/>
          <w:sz w:val="28"/>
          <w:szCs w:val="28"/>
        </w:rPr>
        <w:t>grow in understanding</w:t>
      </w:r>
      <w:r w:rsidR="009C55D8">
        <w:rPr>
          <w:rFonts w:eastAsia="Times New Roman"/>
          <w:sz w:val="28"/>
          <w:szCs w:val="28"/>
        </w:rPr>
        <w:t xml:space="preserve"> and wisdom</w:t>
      </w:r>
      <w:r>
        <w:rPr>
          <w:rFonts w:eastAsia="Times New Roman"/>
          <w:sz w:val="28"/>
          <w:szCs w:val="28"/>
        </w:rPr>
        <w:t xml:space="preserve"> for your next conversation</w:t>
      </w:r>
      <w:r w:rsidR="009C55D8">
        <w:rPr>
          <w:rFonts w:eastAsia="Times New Roman"/>
          <w:sz w:val="28"/>
          <w:szCs w:val="28"/>
        </w:rPr>
        <w:t xml:space="preserve">.  </w:t>
      </w:r>
    </w:p>
    <w:p w14:paraId="6FF50F37" w14:textId="1324C2F7" w:rsidR="00317202" w:rsidRDefault="009C55D8" w:rsidP="00050A8E">
      <w:pPr>
        <w:ind w:left="360"/>
        <w:rPr>
          <w:rFonts w:eastAsia="Times New Roman"/>
          <w:sz w:val="28"/>
          <w:szCs w:val="28"/>
        </w:rPr>
      </w:pPr>
      <w:r>
        <w:rPr>
          <w:rFonts w:eastAsia="Times New Roman"/>
          <w:sz w:val="28"/>
          <w:szCs w:val="28"/>
        </w:rPr>
        <w:t xml:space="preserve">I encourage you to </w:t>
      </w:r>
      <w:r w:rsidR="00050A8E">
        <w:rPr>
          <w:rFonts w:eastAsia="Times New Roman"/>
          <w:sz w:val="28"/>
          <w:szCs w:val="28"/>
        </w:rPr>
        <w:t>start</w:t>
      </w:r>
      <w:r w:rsidR="00A53CAD" w:rsidRPr="009C55D8">
        <w:rPr>
          <w:rFonts w:eastAsia="Times New Roman"/>
          <w:sz w:val="28"/>
          <w:szCs w:val="28"/>
        </w:rPr>
        <w:t xml:space="preserve"> </w:t>
      </w:r>
      <w:r w:rsidR="00050A8E">
        <w:rPr>
          <w:rFonts w:eastAsia="Times New Roman"/>
          <w:sz w:val="28"/>
          <w:szCs w:val="28"/>
        </w:rPr>
        <w:t>b</w:t>
      </w:r>
      <w:r w:rsidR="00A53CAD" w:rsidRPr="009C55D8">
        <w:rPr>
          <w:rFonts w:eastAsia="Times New Roman"/>
          <w:sz w:val="28"/>
          <w:szCs w:val="28"/>
        </w:rPr>
        <w:t>y listening</w:t>
      </w:r>
      <w:r w:rsidR="004258E8">
        <w:rPr>
          <w:rFonts w:eastAsia="Times New Roman"/>
          <w:sz w:val="28"/>
          <w:szCs w:val="28"/>
        </w:rPr>
        <w:t>-</w:t>
      </w:r>
      <w:r w:rsidR="00A53CAD" w:rsidRPr="009C55D8">
        <w:rPr>
          <w:rFonts w:eastAsia="Times New Roman"/>
          <w:sz w:val="28"/>
          <w:szCs w:val="28"/>
        </w:rPr>
        <w:t>long and allowing the heart of the message to be heard in</w:t>
      </w:r>
      <w:r w:rsidR="004258E8">
        <w:rPr>
          <w:rFonts w:eastAsia="Times New Roman"/>
          <w:sz w:val="28"/>
          <w:szCs w:val="28"/>
        </w:rPr>
        <w:t xml:space="preserve">-full </w:t>
      </w:r>
      <w:r w:rsidR="00A53CAD" w:rsidRPr="009C55D8">
        <w:rPr>
          <w:rFonts w:eastAsia="Times New Roman"/>
          <w:sz w:val="28"/>
          <w:szCs w:val="28"/>
        </w:rPr>
        <w:t xml:space="preserve">prior to </w:t>
      </w:r>
      <w:r w:rsidR="00050A8E">
        <w:rPr>
          <w:rFonts w:eastAsia="Times New Roman"/>
          <w:sz w:val="28"/>
          <w:szCs w:val="28"/>
        </w:rPr>
        <w:t>any rebuttal.  Y</w:t>
      </w:r>
      <w:r w:rsidR="00A53CAD" w:rsidRPr="009C55D8">
        <w:rPr>
          <w:rFonts w:eastAsia="Times New Roman"/>
          <w:sz w:val="28"/>
          <w:szCs w:val="28"/>
        </w:rPr>
        <w:t xml:space="preserve">ou may </w:t>
      </w:r>
      <w:r w:rsidR="00050A8E">
        <w:rPr>
          <w:rFonts w:eastAsia="Times New Roman"/>
          <w:sz w:val="28"/>
          <w:szCs w:val="28"/>
        </w:rPr>
        <w:t xml:space="preserve">earn the </w:t>
      </w:r>
      <w:r w:rsidR="00A53CAD" w:rsidRPr="009C55D8">
        <w:rPr>
          <w:rFonts w:eastAsia="Times New Roman"/>
          <w:sz w:val="28"/>
          <w:szCs w:val="28"/>
        </w:rPr>
        <w:t xml:space="preserve">opportunity to </w:t>
      </w:r>
      <w:r w:rsidR="004258E8" w:rsidRPr="009C55D8">
        <w:rPr>
          <w:rFonts w:eastAsia="Times New Roman"/>
          <w:sz w:val="28"/>
          <w:szCs w:val="28"/>
        </w:rPr>
        <w:t>explain your position and deepen the relationships with an entire family or friend-base, enlarging their awareness of the subject more successfully</w:t>
      </w:r>
      <w:r w:rsidR="004258E8">
        <w:rPr>
          <w:rFonts w:eastAsia="Times New Roman"/>
          <w:sz w:val="28"/>
          <w:szCs w:val="28"/>
        </w:rPr>
        <w:t>.  With this practice, you will ultimately</w:t>
      </w:r>
      <w:r w:rsidR="00050A8E">
        <w:rPr>
          <w:rFonts w:eastAsia="Times New Roman"/>
          <w:sz w:val="28"/>
          <w:szCs w:val="28"/>
        </w:rPr>
        <w:t xml:space="preserve"> mak</w:t>
      </w:r>
      <w:r w:rsidR="004258E8">
        <w:rPr>
          <w:rFonts w:eastAsia="Times New Roman"/>
          <w:sz w:val="28"/>
          <w:szCs w:val="28"/>
        </w:rPr>
        <w:t>e</w:t>
      </w:r>
      <w:r w:rsidR="00050A8E">
        <w:rPr>
          <w:rFonts w:eastAsia="Times New Roman"/>
          <w:sz w:val="28"/>
          <w:szCs w:val="28"/>
        </w:rPr>
        <w:t xml:space="preserve"> a huge impact on the world that looks to you for thought leadership.</w:t>
      </w:r>
      <w:r w:rsidR="004258E8">
        <w:rPr>
          <w:rFonts w:eastAsia="Times New Roman"/>
          <w:sz w:val="28"/>
          <w:szCs w:val="28"/>
        </w:rPr>
        <w:t xml:space="preserve">  Enjoy the view.</w:t>
      </w:r>
      <w:r w:rsidR="00050A8E">
        <w:rPr>
          <w:rFonts w:eastAsia="Times New Roman"/>
          <w:sz w:val="28"/>
          <w:szCs w:val="28"/>
        </w:rPr>
        <w:t xml:space="preserve">  </w:t>
      </w:r>
    </w:p>
    <w:sectPr w:rsidR="00317202">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E7BA1" w14:textId="77777777" w:rsidR="00805A10" w:rsidRDefault="00805A10" w:rsidP="0064337C">
      <w:pPr>
        <w:spacing w:after="0" w:line="240" w:lineRule="auto"/>
      </w:pPr>
      <w:r>
        <w:separator/>
      </w:r>
    </w:p>
  </w:endnote>
  <w:endnote w:type="continuationSeparator" w:id="0">
    <w:p w14:paraId="04AD7208" w14:textId="77777777" w:rsidR="00805A10" w:rsidRDefault="00805A10" w:rsidP="00643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4DBC4" w14:textId="77777777" w:rsidR="00805A10" w:rsidRDefault="00805A10" w:rsidP="0064337C">
      <w:pPr>
        <w:spacing w:after="0" w:line="240" w:lineRule="auto"/>
      </w:pPr>
      <w:r>
        <w:separator/>
      </w:r>
    </w:p>
  </w:footnote>
  <w:footnote w:type="continuationSeparator" w:id="0">
    <w:p w14:paraId="4E8676CD" w14:textId="77777777" w:rsidR="00805A10" w:rsidRDefault="00805A10" w:rsidP="00643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A386" w14:textId="3BFBD9AF" w:rsidR="0064337C" w:rsidRDefault="0064337C">
    <w:pPr>
      <w:pStyle w:val="Header"/>
    </w:pPr>
    <w:r>
      <w:t xml:space="preserve">Blog #26  </w:t>
    </w:r>
    <w:r>
      <w:tab/>
    </w:r>
    <w:r w:rsidR="00892DEA">
      <w:rPr>
        <w:b/>
        <w:bCs/>
        <w:sz w:val="32"/>
        <w:szCs w:val="32"/>
      </w:rPr>
      <w:t>Do You See What I See?</w:t>
    </w:r>
    <w:r>
      <w:tab/>
      <w:t>08.17.2021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720"/>
    <w:multiLevelType w:val="hybridMultilevel"/>
    <w:tmpl w:val="5B566BAA"/>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39267B"/>
    <w:multiLevelType w:val="hybridMultilevel"/>
    <w:tmpl w:val="F6129608"/>
    <w:lvl w:ilvl="0" w:tplc="0178C2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1230407">
    <w:abstractNumId w:val="1"/>
  </w:num>
  <w:num w:numId="2" w16cid:durableId="6312508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e@visionwisecapital.com">
    <w15:presenceInfo w15:providerId="None" w15:userId="Julie@visionwisecapita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CAD"/>
    <w:rsid w:val="00050A8E"/>
    <w:rsid w:val="0006387D"/>
    <w:rsid w:val="00064EC0"/>
    <w:rsid w:val="000B3DC6"/>
    <w:rsid w:val="00131332"/>
    <w:rsid w:val="001477E2"/>
    <w:rsid w:val="00150DDE"/>
    <w:rsid w:val="001B05BD"/>
    <w:rsid w:val="0021138A"/>
    <w:rsid w:val="00293ED5"/>
    <w:rsid w:val="002A4C68"/>
    <w:rsid w:val="002D3501"/>
    <w:rsid w:val="00317202"/>
    <w:rsid w:val="003C36C1"/>
    <w:rsid w:val="003F267A"/>
    <w:rsid w:val="004258E8"/>
    <w:rsid w:val="00460134"/>
    <w:rsid w:val="004820B0"/>
    <w:rsid w:val="005037CE"/>
    <w:rsid w:val="0064337C"/>
    <w:rsid w:val="006876C2"/>
    <w:rsid w:val="007813CE"/>
    <w:rsid w:val="00784782"/>
    <w:rsid w:val="00792E8A"/>
    <w:rsid w:val="0080293A"/>
    <w:rsid w:val="00805A10"/>
    <w:rsid w:val="008660D3"/>
    <w:rsid w:val="008862A3"/>
    <w:rsid w:val="00892DEA"/>
    <w:rsid w:val="008B4AA8"/>
    <w:rsid w:val="0093491B"/>
    <w:rsid w:val="00936F65"/>
    <w:rsid w:val="009C55D8"/>
    <w:rsid w:val="00A53CAD"/>
    <w:rsid w:val="00CD0954"/>
    <w:rsid w:val="00CD3976"/>
    <w:rsid w:val="00CE4012"/>
    <w:rsid w:val="00D81087"/>
    <w:rsid w:val="00D91346"/>
    <w:rsid w:val="00DD5B12"/>
    <w:rsid w:val="00E41E1C"/>
    <w:rsid w:val="00F22D18"/>
    <w:rsid w:val="00F52E32"/>
    <w:rsid w:val="00FB6A43"/>
    <w:rsid w:val="00FD4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BED5"/>
  <w15:chartTrackingRefBased/>
  <w15:docId w15:val="{EB865F28-2F39-4B7A-AB9B-0258E2264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4AA8"/>
    <w:pPr>
      <w:ind w:left="720"/>
      <w:contextualSpacing/>
    </w:pPr>
  </w:style>
  <w:style w:type="paragraph" w:styleId="Header">
    <w:name w:val="header"/>
    <w:basedOn w:val="Normal"/>
    <w:link w:val="HeaderChar"/>
    <w:uiPriority w:val="99"/>
    <w:unhideWhenUsed/>
    <w:rsid w:val="00643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37C"/>
  </w:style>
  <w:style w:type="paragraph" w:styleId="Footer">
    <w:name w:val="footer"/>
    <w:basedOn w:val="Normal"/>
    <w:link w:val="FooterChar"/>
    <w:uiPriority w:val="99"/>
    <w:unhideWhenUsed/>
    <w:rsid w:val="00643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37C"/>
  </w:style>
  <w:style w:type="paragraph" w:styleId="Revision">
    <w:name w:val="Revision"/>
    <w:hidden/>
    <w:uiPriority w:val="99"/>
    <w:semiHidden/>
    <w:rsid w:val="00F52E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2.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6631BE9F-1061-4F28-A82C-7557C704B219" TargetMode="Externa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666</Words>
  <Characters>3042</Characters>
  <Application>Microsoft Office Word</Application>
  <DocSecurity>0</DocSecurity>
  <Lines>54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sanford@visionwisecapital.com</dc:creator>
  <cp:keywords/>
  <dc:description/>
  <cp:lastModifiedBy>Julie@visionwisecapital.com</cp:lastModifiedBy>
  <cp:revision>2</cp:revision>
  <cp:lastPrinted>2021-08-18T14:56:00Z</cp:lastPrinted>
  <dcterms:created xsi:type="dcterms:W3CDTF">2026-04-23T23:33:00Z</dcterms:created>
  <dcterms:modified xsi:type="dcterms:W3CDTF">2026-04-23T23:33:00Z</dcterms:modified>
</cp:coreProperties>
</file>