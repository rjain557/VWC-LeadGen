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B4DA2" w14:textId="77777777" w:rsidR="00B44212" w:rsidRDefault="00B44212" w:rsidP="003D5E5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Merry Christmas Everyone!</w:t>
      </w:r>
    </w:p>
    <w:p w14:paraId="50ECFA9E" w14:textId="268029A3" w:rsidR="00D2756F" w:rsidRDefault="00D2756F" w:rsidP="003D5E5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I am excited </w:t>
      </w:r>
      <w:del w:id="0" w:author="Julie" w:date="2021-12-22T10:42:00Z">
        <w:r w:rsidDel="00B71863">
          <w:rPr>
            <w:rFonts w:eastAsia="Times New Roman"/>
            <w:sz w:val="28"/>
            <w:szCs w:val="28"/>
          </w:rPr>
          <w:delText>to provide you with an updat</w:delText>
        </w:r>
      </w:del>
      <w:del w:id="1" w:author="Julie" w:date="2021-12-22T10:41:00Z">
        <w:r w:rsidDel="00B71863">
          <w:rPr>
            <w:rFonts w:eastAsia="Times New Roman"/>
            <w:sz w:val="28"/>
            <w:szCs w:val="28"/>
          </w:rPr>
          <w:delText xml:space="preserve">e, and </w:delText>
        </w:r>
      </w:del>
      <w:r>
        <w:rPr>
          <w:rFonts w:eastAsia="Times New Roman"/>
          <w:sz w:val="28"/>
          <w:szCs w:val="28"/>
        </w:rPr>
        <w:t>to express our sincere joy in serving you as an Investor and friend</w:t>
      </w:r>
      <w:ins w:id="2" w:author="Julie" w:date="2021-12-22T10:42:00Z">
        <w:r w:rsidR="00B71863">
          <w:rPr>
            <w:rFonts w:eastAsia="Times New Roman"/>
            <w:sz w:val="28"/>
            <w:szCs w:val="28"/>
          </w:rPr>
          <w:t xml:space="preserve"> as well as provide you with an update</w:t>
        </w:r>
      </w:ins>
      <w:del w:id="3" w:author="Julie" w:date="2021-12-22T10:42:00Z">
        <w:r w:rsidDel="00B71863">
          <w:rPr>
            <w:rFonts w:eastAsia="Times New Roman"/>
            <w:sz w:val="28"/>
            <w:szCs w:val="28"/>
          </w:rPr>
          <w:delText>.</w:delText>
        </w:r>
      </w:del>
    </w:p>
    <w:p w14:paraId="76F8B81E" w14:textId="78EB6FFB" w:rsidR="00D6751D" w:rsidRDefault="00FE06B4" w:rsidP="003D5E5F">
      <w:pPr>
        <w:rPr>
          <w:rFonts w:eastAsia="Times New Roman"/>
          <w:sz w:val="28"/>
          <w:szCs w:val="28"/>
        </w:rPr>
      </w:pPr>
      <w:r w:rsidRPr="00FE06B4">
        <w:rPr>
          <w:rFonts w:eastAsia="Times New Roman"/>
          <w:sz w:val="28"/>
          <w:szCs w:val="28"/>
        </w:rPr>
        <w:t>Vision</w:t>
      </w:r>
      <w:r w:rsidR="00B44212">
        <w:rPr>
          <w:rFonts w:eastAsia="Times New Roman"/>
          <w:sz w:val="28"/>
          <w:szCs w:val="28"/>
        </w:rPr>
        <w:t>W</w:t>
      </w:r>
      <w:r w:rsidRPr="00FE06B4">
        <w:rPr>
          <w:rFonts w:eastAsia="Times New Roman"/>
          <w:sz w:val="28"/>
          <w:szCs w:val="28"/>
        </w:rPr>
        <w:t xml:space="preserve">ise </w:t>
      </w:r>
      <w:r w:rsidR="00B44212">
        <w:rPr>
          <w:rFonts w:eastAsia="Times New Roman"/>
          <w:sz w:val="28"/>
          <w:szCs w:val="28"/>
        </w:rPr>
        <w:t>C</w:t>
      </w:r>
      <w:r w:rsidRPr="00FE06B4">
        <w:rPr>
          <w:rFonts w:eastAsia="Times New Roman"/>
          <w:sz w:val="28"/>
          <w:szCs w:val="28"/>
        </w:rPr>
        <w:t xml:space="preserve">apital has had a stellar year </w:t>
      </w:r>
      <w:r w:rsidR="005168D4">
        <w:rPr>
          <w:rFonts w:eastAsia="Times New Roman"/>
          <w:sz w:val="28"/>
          <w:szCs w:val="28"/>
        </w:rPr>
        <w:t>in the midst of</w:t>
      </w:r>
      <w:r w:rsidRPr="00FE06B4">
        <w:rPr>
          <w:rFonts w:eastAsia="Times New Roman"/>
          <w:sz w:val="28"/>
          <w:szCs w:val="28"/>
        </w:rPr>
        <w:t xml:space="preserve"> unprecedented </w:t>
      </w:r>
      <w:r w:rsidR="00D2756F">
        <w:rPr>
          <w:rFonts w:eastAsia="Times New Roman"/>
          <w:sz w:val="28"/>
          <w:szCs w:val="28"/>
        </w:rPr>
        <w:t xml:space="preserve">local </w:t>
      </w:r>
      <w:r w:rsidRPr="00FE06B4">
        <w:rPr>
          <w:rFonts w:eastAsia="Times New Roman"/>
          <w:sz w:val="28"/>
          <w:szCs w:val="28"/>
        </w:rPr>
        <w:t>mandates</w:t>
      </w:r>
      <w:r w:rsidR="00D2756F">
        <w:rPr>
          <w:rFonts w:eastAsia="Times New Roman"/>
          <w:sz w:val="28"/>
          <w:szCs w:val="28"/>
        </w:rPr>
        <w:t xml:space="preserve"> and a</w:t>
      </w:r>
      <w:r>
        <w:rPr>
          <w:rFonts w:eastAsia="Times New Roman"/>
          <w:sz w:val="28"/>
          <w:szCs w:val="28"/>
        </w:rPr>
        <w:t xml:space="preserve"> </w:t>
      </w:r>
      <w:r w:rsidR="00D2756F">
        <w:rPr>
          <w:rFonts w:eastAsia="Times New Roman"/>
          <w:sz w:val="28"/>
          <w:szCs w:val="28"/>
        </w:rPr>
        <w:t xml:space="preserve">global </w:t>
      </w:r>
      <w:r>
        <w:rPr>
          <w:rFonts w:eastAsia="Times New Roman"/>
          <w:sz w:val="28"/>
          <w:szCs w:val="28"/>
        </w:rPr>
        <w:t>pandemic</w:t>
      </w:r>
      <w:r w:rsidR="005168D4">
        <w:rPr>
          <w:rFonts w:eastAsia="Times New Roman"/>
          <w:sz w:val="28"/>
          <w:szCs w:val="28"/>
        </w:rPr>
        <w:t xml:space="preserve">. </w:t>
      </w:r>
      <w:r w:rsidR="002235E8">
        <w:rPr>
          <w:rFonts w:eastAsia="Times New Roman"/>
          <w:sz w:val="28"/>
          <w:szCs w:val="28"/>
        </w:rPr>
        <w:t>We successfully navigated through s</w:t>
      </w:r>
      <w:r>
        <w:rPr>
          <w:rFonts w:eastAsia="Times New Roman"/>
          <w:sz w:val="28"/>
          <w:szCs w:val="28"/>
        </w:rPr>
        <w:t>tatewide rent control and</w:t>
      </w:r>
      <w:r w:rsidRPr="00FE06B4">
        <w:rPr>
          <w:rFonts w:eastAsia="Times New Roman"/>
          <w:sz w:val="28"/>
          <w:szCs w:val="28"/>
        </w:rPr>
        <w:t xml:space="preserve"> a </w:t>
      </w:r>
      <w:r w:rsidR="004D4251" w:rsidRPr="00FE06B4">
        <w:rPr>
          <w:rFonts w:eastAsia="Times New Roman"/>
          <w:sz w:val="28"/>
          <w:szCs w:val="28"/>
        </w:rPr>
        <w:t>full-blown</w:t>
      </w:r>
      <w:r w:rsidRPr="00FE06B4">
        <w:rPr>
          <w:rFonts w:eastAsia="Times New Roman"/>
          <w:sz w:val="28"/>
          <w:szCs w:val="28"/>
        </w:rPr>
        <w:t xml:space="preserve"> eviction moratorium</w:t>
      </w:r>
      <w:r>
        <w:rPr>
          <w:rFonts w:eastAsia="Times New Roman"/>
          <w:sz w:val="28"/>
          <w:szCs w:val="28"/>
        </w:rPr>
        <w:t xml:space="preserve">, with </w:t>
      </w:r>
      <w:r w:rsidRPr="00FE06B4">
        <w:rPr>
          <w:rFonts w:eastAsia="Times New Roman"/>
          <w:sz w:val="28"/>
          <w:szCs w:val="28"/>
        </w:rPr>
        <w:t xml:space="preserve">several </w:t>
      </w:r>
      <w:r>
        <w:rPr>
          <w:rFonts w:eastAsia="Times New Roman"/>
          <w:sz w:val="28"/>
          <w:szCs w:val="28"/>
        </w:rPr>
        <w:t xml:space="preserve">other </w:t>
      </w:r>
      <w:r w:rsidRPr="00FE06B4">
        <w:rPr>
          <w:rFonts w:eastAsia="Times New Roman"/>
          <w:sz w:val="28"/>
          <w:szCs w:val="28"/>
        </w:rPr>
        <w:t>attempt</w:t>
      </w:r>
      <w:r w:rsidR="005168D4">
        <w:rPr>
          <w:rFonts w:eastAsia="Times New Roman"/>
          <w:sz w:val="28"/>
          <w:szCs w:val="28"/>
        </w:rPr>
        <w:t>ed</w:t>
      </w:r>
      <w:r w:rsidRPr="00FE06B4">
        <w:rPr>
          <w:rFonts w:eastAsia="Times New Roman"/>
          <w:sz w:val="28"/>
          <w:szCs w:val="28"/>
        </w:rPr>
        <w:t xml:space="preserve"> </w:t>
      </w:r>
      <w:r w:rsidR="004D4251">
        <w:rPr>
          <w:rFonts w:eastAsia="Times New Roman"/>
          <w:sz w:val="28"/>
          <w:szCs w:val="28"/>
        </w:rPr>
        <w:t>A</w:t>
      </w:r>
      <w:r w:rsidRPr="00FE06B4">
        <w:rPr>
          <w:rFonts w:eastAsia="Times New Roman"/>
          <w:sz w:val="28"/>
          <w:szCs w:val="28"/>
        </w:rPr>
        <w:t xml:space="preserve">ssembly </w:t>
      </w:r>
      <w:r w:rsidR="004D4251">
        <w:rPr>
          <w:rFonts w:eastAsia="Times New Roman"/>
          <w:sz w:val="28"/>
          <w:szCs w:val="28"/>
        </w:rPr>
        <w:t>B</w:t>
      </w:r>
      <w:r w:rsidRPr="00FE06B4">
        <w:rPr>
          <w:rFonts w:eastAsia="Times New Roman"/>
          <w:sz w:val="28"/>
          <w:szCs w:val="28"/>
        </w:rPr>
        <w:t>ills that disproportionately</w:t>
      </w:r>
      <w:r>
        <w:rPr>
          <w:rFonts w:eastAsia="Times New Roman"/>
          <w:sz w:val="28"/>
          <w:szCs w:val="28"/>
        </w:rPr>
        <w:t xml:space="preserve"> favor</w:t>
      </w:r>
      <w:r w:rsidR="004D4251">
        <w:rPr>
          <w:rFonts w:eastAsia="Times New Roman"/>
          <w:sz w:val="28"/>
          <w:szCs w:val="28"/>
        </w:rPr>
        <w:t>ed</w:t>
      </w:r>
      <w:r w:rsidRPr="00FE06B4">
        <w:rPr>
          <w:rFonts w:eastAsia="Times New Roman"/>
          <w:sz w:val="28"/>
          <w:szCs w:val="28"/>
        </w:rPr>
        <w:t xml:space="preserve"> tenant</w:t>
      </w:r>
      <w:r>
        <w:rPr>
          <w:rFonts w:eastAsia="Times New Roman"/>
          <w:sz w:val="28"/>
          <w:szCs w:val="28"/>
        </w:rPr>
        <w:t>s</w:t>
      </w:r>
      <w:r w:rsidR="005168D4">
        <w:rPr>
          <w:rFonts w:eastAsia="Times New Roman"/>
          <w:sz w:val="28"/>
          <w:szCs w:val="28"/>
        </w:rPr>
        <w:t xml:space="preserve">, making </w:t>
      </w:r>
      <w:r>
        <w:rPr>
          <w:rFonts w:eastAsia="Times New Roman"/>
          <w:sz w:val="28"/>
          <w:szCs w:val="28"/>
        </w:rPr>
        <w:t xml:space="preserve">property management </w:t>
      </w:r>
      <w:r w:rsidR="004D4251">
        <w:rPr>
          <w:rFonts w:eastAsia="Times New Roman"/>
          <w:sz w:val="28"/>
          <w:szCs w:val="28"/>
        </w:rPr>
        <w:t>nearly untenable</w:t>
      </w:r>
      <w:r>
        <w:rPr>
          <w:rFonts w:eastAsia="Times New Roman"/>
          <w:sz w:val="28"/>
          <w:szCs w:val="28"/>
        </w:rPr>
        <w:t xml:space="preserve"> </w:t>
      </w:r>
      <w:r w:rsidR="00D6751D">
        <w:rPr>
          <w:rFonts w:eastAsia="Times New Roman"/>
          <w:sz w:val="28"/>
          <w:szCs w:val="28"/>
        </w:rPr>
        <w:t>even for the most conscientious of Landlords.</w:t>
      </w:r>
    </w:p>
    <w:p w14:paraId="7113AE53" w14:textId="0051C13D" w:rsidR="00B44212" w:rsidRDefault="00044177" w:rsidP="00B92D95">
      <w:pPr>
        <w:rPr>
          <w:ins w:id="4" w:author="Julie" w:date="2021-12-22T10:44:00Z"/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At the same time,</w:t>
      </w:r>
      <w:r w:rsidR="00D6751D">
        <w:rPr>
          <w:rFonts w:eastAsia="Times New Roman"/>
          <w:sz w:val="28"/>
          <w:szCs w:val="28"/>
        </w:rPr>
        <w:t xml:space="preserve"> V</w:t>
      </w:r>
      <w:r w:rsidR="00FE06B4" w:rsidRPr="00FE06B4">
        <w:rPr>
          <w:rFonts w:eastAsia="Times New Roman"/>
          <w:sz w:val="28"/>
          <w:szCs w:val="28"/>
        </w:rPr>
        <w:t>ision</w:t>
      </w:r>
      <w:r w:rsidR="00D6751D">
        <w:rPr>
          <w:rFonts w:eastAsia="Times New Roman"/>
          <w:sz w:val="28"/>
          <w:szCs w:val="28"/>
        </w:rPr>
        <w:t>W</w:t>
      </w:r>
      <w:r w:rsidR="00FE06B4" w:rsidRPr="00FE06B4">
        <w:rPr>
          <w:rFonts w:eastAsia="Times New Roman"/>
          <w:sz w:val="28"/>
          <w:szCs w:val="28"/>
        </w:rPr>
        <w:t xml:space="preserve">ise </w:t>
      </w:r>
      <w:r w:rsidR="00D6751D">
        <w:rPr>
          <w:rFonts w:eastAsia="Times New Roman"/>
          <w:sz w:val="28"/>
          <w:szCs w:val="28"/>
        </w:rPr>
        <w:t>C</w:t>
      </w:r>
      <w:r w:rsidR="00FE06B4" w:rsidRPr="00FE06B4">
        <w:rPr>
          <w:rFonts w:eastAsia="Times New Roman"/>
          <w:sz w:val="28"/>
          <w:szCs w:val="28"/>
        </w:rPr>
        <w:t xml:space="preserve">apital met </w:t>
      </w:r>
      <w:del w:id="5" w:author="Julie" w:date="2021-12-22T10:43:00Z">
        <w:r w:rsidR="00FE06B4" w:rsidRPr="00FE06B4" w:rsidDel="00947024">
          <w:rPr>
            <w:rFonts w:eastAsia="Times New Roman"/>
            <w:sz w:val="28"/>
            <w:szCs w:val="28"/>
          </w:rPr>
          <w:delText>several</w:delText>
        </w:r>
        <w:r w:rsidR="002235E8" w:rsidDel="00947024">
          <w:rPr>
            <w:rFonts w:eastAsia="Times New Roman"/>
            <w:sz w:val="28"/>
            <w:szCs w:val="28"/>
          </w:rPr>
          <w:delText>,</w:delText>
        </w:r>
        <w:r w:rsidR="00FE06B4" w:rsidRPr="00FE06B4" w:rsidDel="00947024">
          <w:rPr>
            <w:rFonts w:eastAsia="Times New Roman"/>
            <w:sz w:val="28"/>
            <w:szCs w:val="28"/>
          </w:rPr>
          <w:delText xml:space="preserve"> </w:delText>
        </w:r>
      </w:del>
      <w:r w:rsidR="00FE06B4" w:rsidRPr="00FE06B4">
        <w:rPr>
          <w:rFonts w:eastAsia="Times New Roman"/>
          <w:sz w:val="28"/>
          <w:szCs w:val="28"/>
        </w:rPr>
        <w:t xml:space="preserve">and exceeded many other </w:t>
      </w:r>
      <w:r w:rsidR="003731ED">
        <w:rPr>
          <w:rFonts w:eastAsia="Times New Roman"/>
          <w:sz w:val="28"/>
          <w:szCs w:val="28"/>
        </w:rPr>
        <w:t>of it</w:t>
      </w:r>
      <w:ins w:id="6" w:author="Julie" w:date="2021-12-22T10:43:00Z">
        <w:r w:rsidR="00AB781E">
          <w:rPr>
            <w:rFonts w:eastAsia="Times New Roman"/>
            <w:sz w:val="28"/>
            <w:szCs w:val="28"/>
          </w:rPr>
          <w:t>’</w:t>
        </w:r>
      </w:ins>
      <w:r w:rsidR="003731ED">
        <w:rPr>
          <w:rFonts w:eastAsia="Times New Roman"/>
          <w:sz w:val="28"/>
          <w:szCs w:val="28"/>
        </w:rPr>
        <w:t xml:space="preserve">s </w:t>
      </w:r>
      <w:del w:id="7" w:author="Julie" w:date="2021-12-22T10:58:00Z">
        <w:r w:rsidR="00D2756F" w:rsidDel="00DB7E05">
          <w:rPr>
            <w:rFonts w:eastAsia="Times New Roman"/>
            <w:sz w:val="28"/>
            <w:szCs w:val="28"/>
          </w:rPr>
          <w:delText xml:space="preserve">expectations and </w:delText>
        </w:r>
      </w:del>
      <w:r w:rsidR="00D2756F">
        <w:rPr>
          <w:rFonts w:eastAsia="Times New Roman"/>
          <w:sz w:val="28"/>
          <w:szCs w:val="28"/>
        </w:rPr>
        <w:t>goals</w:t>
      </w:r>
      <w:r w:rsidR="00FE06B4" w:rsidRPr="00FE06B4">
        <w:rPr>
          <w:rFonts w:eastAsia="Times New Roman"/>
          <w:sz w:val="28"/>
          <w:szCs w:val="28"/>
        </w:rPr>
        <w:t xml:space="preserve"> </w:t>
      </w:r>
      <w:ins w:id="8" w:author="Julie" w:date="2021-12-22T10:58:00Z">
        <w:r w:rsidR="00DB7E05">
          <w:rPr>
            <w:rFonts w:eastAsia="Times New Roman"/>
            <w:sz w:val="28"/>
            <w:szCs w:val="28"/>
          </w:rPr>
          <w:t xml:space="preserve">and expectations </w:t>
        </w:r>
      </w:ins>
      <w:r w:rsidR="00FE06B4" w:rsidRPr="00FE06B4">
        <w:rPr>
          <w:rFonts w:eastAsia="Times New Roman"/>
          <w:sz w:val="28"/>
          <w:szCs w:val="28"/>
        </w:rPr>
        <w:t xml:space="preserve">for 2021. </w:t>
      </w:r>
      <w:r w:rsidR="002235E8">
        <w:rPr>
          <w:rFonts w:eastAsia="Times New Roman"/>
          <w:sz w:val="28"/>
          <w:szCs w:val="28"/>
        </w:rPr>
        <w:t xml:space="preserve">Let me share </w:t>
      </w:r>
      <w:del w:id="9" w:author="Julie" w:date="2021-12-22T10:44:00Z">
        <w:r w:rsidR="002235E8" w:rsidDel="00CE3682">
          <w:rPr>
            <w:rFonts w:eastAsia="Times New Roman"/>
            <w:sz w:val="28"/>
            <w:szCs w:val="28"/>
          </w:rPr>
          <w:delText>a few</w:delText>
        </w:r>
      </w:del>
      <w:ins w:id="10" w:author="Julie" w:date="2021-12-22T10:43:00Z">
        <w:r w:rsidR="00AB781E">
          <w:rPr>
            <w:rFonts w:eastAsia="Times New Roman"/>
            <w:sz w:val="28"/>
            <w:szCs w:val="28"/>
          </w:rPr>
          <w:t>those accomplishm</w:t>
        </w:r>
      </w:ins>
      <w:ins w:id="11" w:author="Julie" w:date="2021-12-22T10:44:00Z">
        <w:r w:rsidR="00CE3682">
          <w:rPr>
            <w:rFonts w:eastAsia="Times New Roman"/>
            <w:sz w:val="28"/>
            <w:szCs w:val="28"/>
          </w:rPr>
          <w:t>e</w:t>
        </w:r>
      </w:ins>
      <w:ins w:id="12" w:author="Julie" w:date="2021-12-22T10:43:00Z">
        <w:r w:rsidR="00AB781E">
          <w:rPr>
            <w:rFonts w:eastAsia="Times New Roman"/>
            <w:sz w:val="28"/>
            <w:szCs w:val="28"/>
          </w:rPr>
          <w:t>nts with you</w:t>
        </w:r>
      </w:ins>
      <w:del w:id="13" w:author="Julie" w:date="2021-12-22T10:43:00Z">
        <w:r w:rsidR="002235E8" w:rsidDel="00AB781E">
          <w:rPr>
            <w:rFonts w:eastAsia="Times New Roman"/>
            <w:sz w:val="28"/>
            <w:szCs w:val="28"/>
          </w:rPr>
          <w:delText>:</w:delText>
        </w:r>
      </w:del>
    </w:p>
    <w:p w14:paraId="02164EF0" w14:textId="2122D20B" w:rsidR="005C4554" w:rsidRDefault="005C4554" w:rsidP="005C4554">
      <w:pPr>
        <w:pStyle w:val="ListParagraph"/>
        <w:numPr>
          <w:ilvl w:val="0"/>
          <w:numId w:val="1"/>
        </w:numPr>
        <w:rPr>
          <w:ins w:id="14" w:author="Julie" w:date="2021-12-22T10:45:00Z"/>
          <w:rFonts w:eastAsia="Times New Roman"/>
          <w:sz w:val="28"/>
          <w:szCs w:val="28"/>
        </w:rPr>
      </w:pPr>
      <w:ins w:id="15" w:author="Julie" w:date="2021-12-22T10:45:00Z">
        <w:r>
          <w:rPr>
            <w:rFonts w:eastAsia="Times New Roman"/>
            <w:sz w:val="28"/>
            <w:szCs w:val="28"/>
          </w:rPr>
          <w:t>Purchased four properties</w:t>
        </w:r>
        <w:r w:rsidR="00356E9F">
          <w:rPr>
            <w:rFonts w:eastAsia="Times New Roman"/>
            <w:sz w:val="28"/>
            <w:szCs w:val="28"/>
          </w:rPr>
          <w:t>: Huntington Beach, Laguna Beach, San Diego and Spring Valley</w:t>
        </w:r>
      </w:ins>
    </w:p>
    <w:p w14:paraId="14F8C7D9" w14:textId="4E85B3A7" w:rsidR="00356E9F" w:rsidRDefault="00356E9F" w:rsidP="005C4554">
      <w:pPr>
        <w:pStyle w:val="ListParagraph"/>
        <w:numPr>
          <w:ilvl w:val="0"/>
          <w:numId w:val="1"/>
        </w:numPr>
        <w:rPr>
          <w:ins w:id="16" w:author="Julie" w:date="2021-12-22T10:46:00Z"/>
          <w:rFonts w:eastAsia="Times New Roman"/>
          <w:sz w:val="28"/>
          <w:szCs w:val="28"/>
        </w:rPr>
      </w:pPr>
      <w:ins w:id="17" w:author="Julie" w:date="2021-12-22T10:45:00Z">
        <w:r>
          <w:rPr>
            <w:rFonts w:eastAsia="Times New Roman"/>
            <w:sz w:val="28"/>
            <w:szCs w:val="28"/>
          </w:rPr>
          <w:t xml:space="preserve">Sold four properties: </w:t>
        </w:r>
      </w:ins>
      <w:ins w:id="18" w:author="Julie" w:date="2021-12-22T10:46:00Z">
        <w:r w:rsidR="00E21345">
          <w:rPr>
            <w:rFonts w:eastAsia="Times New Roman"/>
            <w:sz w:val="28"/>
            <w:szCs w:val="28"/>
          </w:rPr>
          <w:t>Dana Point, Westminster, Laguna Beach (2)</w:t>
        </w:r>
      </w:ins>
    </w:p>
    <w:p w14:paraId="7A49E016" w14:textId="4835127F" w:rsidR="00E21345" w:rsidRDefault="00824AAC" w:rsidP="005C4554">
      <w:pPr>
        <w:pStyle w:val="ListParagraph"/>
        <w:numPr>
          <w:ilvl w:val="0"/>
          <w:numId w:val="1"/>
        </w:numPr>
        <w:rPr>
          <w:ins w:id="19" w:author="Julie" w:date="2021-12-22T10:46:00Z"/>
          <w:rFonts w:eastAsia="Times New Roman"/>
          <w:sz w:val="28"/>
          <w:szCs w:val="28"/>
        </w:rPr>
      </w:pPr>
      <w:ins w:id="20" w:author="Julie" w:date="2021-12-22T10:46:00Z">
        <w:r>
          <w:rPr>
            <w:rFonts w:eastAsia="Times New Roman"/>
            <w:sz w:val="28"/>
            <w:szCs w:val="28"/>
          </w:rPr>
          <w:t>Refinanced five properties at lower rates of interest</w:t>
        </w:r>
      </w:ins>
    </w:p>
    <w:p w14:paraId="371362C3" w14:textId="6278C960" w:rsidR="00824AAC" w:rsidRDefault="0059112C" w:rsidP="005C4554">
      <w:pPr>
        <w:pStyle w:val="ListParagraph"/>
        <w:numPr>
          <w:ilvl w:val="0"/>
          <w:numId w:val="1"/>
        </w:numPr>
        <w:rPr>
          <w:ins w:id="21" w:author="Julie" w:date="2021-12-22T10:47:00Z"/>
          <w:rFonts w:eastAsia="Times New Roman"/>
          <w:sz w:val="28"/>
          <w:szCs w:val="28"/>
        </w:rPr>
      </w:pPr>
      <w:ins w:id="22" w:author="Julie" w:date="2021-12-22T10:47:00Z">
        <w:r>
          <w:rPr>
            <w:rFonts w:eastAsia="Times New Roman"/>
            <w:sz w:val="28"/>
            <w:szCs w:val="28"/>
          </w:rPr>
          <w:t xml:space="preserve">Expanded </w:t>
        </w:r>
      </w:ins>
      <w:ins w:id="23" w:author="Julie" w:date="2021-12-22T10:49:00Z">
        <w:r w:rsidR="00CD6EA6">
          <w:rPr>
            <w:rFonts w:eastAsia="Times New Roman"/>
            <w:sz w:val="28"/>
            <w:szCs w:val="28"/>
          </w:rPr>
          <w:t xml:space="preserve">VWC </w:t>
        </w:r>
      </w:ins>
      <w:ins w:id="24" w:author="Julie" w:date="2021-12-22T10:47:00Z">
        <w:r>
          <w:rPr>
            <w:rFonts w:eastAsia="Times New Roman"/>
            <w:sz w:val="28"/>
            <w:szCs w:val="28"/>
          </w:rPr>
          <w:t>footprint into San Diego County</w:t>
        </w:r>
      </w:ins>
    </w:p>
    <w:p w14:paraId="3DED90EF" w14:textId="2E1593AB" w:rsidR="0059112C" w:rsidRPr="005C4554" w:rsidRDefault="0059112C">
      <w:pPr>
        <w:pStyle w:val="ListParagraph"/>
        <w:numPr>
          <w:ilvl w:val="0"/>
          <w:numId w:val="1"/>
        </w:numPr>
        <w:rPr>
          <w:rFonts w:eastAsia="Times New Roman"/>
          <w:sz w:val="28"/>
          <w:szCs w:val="28"/>
          <w:rPrChange w:id="25" w:author="Julie" w:date="2021-12-22T10:44:00Z">
            <w:rPr/>
          </w:rPrChange>
        </w:rPr>
        <w:pPrChange w:id="26" w:author="Julie" w:date="2021-12-22T10:44:00Z">
          <w:pPr/>
        </w:pPrChange>
      </w:pPr>
      <w:ins w:id="27" w:author="Julie" w:date="2021-12-22T10:47:00Z">
        <w:r>
          <w:rPr>
            <w:rFonts w:eastAsia="Times New Roman"/>
            <w:sz w:val="28"/>
            <w:szCs w:val="28"/>
          </w:rPr>
          <w:t>Cash dis</w:t>
        </w:r>
        <w:r w:rsidR="00B65121">
          <w:rPr>
            <w:rFonts w:eastAsia="Times New Roman"/>
            <w:sz w:val="28"/>
            <w:szCs w:val="28"/>
          </w:rPr>
          <w:t>tributions</w:t>
        </w:r>
      </w:ins>
      <w:ins w:id="28" w:author="Julie" w:date="2021-12-22T10:49:00Z">
        <w:r w:rsidR="00ED2E59">
          <w:rPr>
            <w:rFonts w:eastAsia="Times New Roman"/>
            <w:sz w:val="28"/>
            <w:szCs w:val="28"/>
          </w:rPr>
          <w:t xml:space="preserve"> – All investor</w:t>
        </w:r>
      </w:ins>
      <w:ins w:id="29" w:author="Julie" w:date="2021-12-22T10:59:00Z">
        <w:r w:rsidR="000E0FF8">
          <w:rPr>
            <w:rFonts w:eastAsia="Times New Roman"/>
            <w:sz w:val="28"/>
            <w:szCs w:val="28"/>
          </w:rPr>
          <w:t xml:space="preserve"> payments </w:t>
        </w:r>
      </w:ins>
      <w:ins w:id="30" w:author="Julie" w:date="2021-12-22T10:49:00Z">
        <w:r w:rsidR="00ED2E59">
          <w:rPr>
            <w:rFonts w:eastAsia="Times New Roman"/>
            <w:sz w:val="28"/>
            <w:szCs w:val="28"/>
          </w:rPr>
          <w:t>current through 3 Quarter 2021.</w:t>
        </w:r>
      </w:ins>
    </w:p>
    <w:p w14:paraId="128933CB" w14:textId="497BAF5C" w:rsidR="003731ED" w:rsidDel="00BD152D" w:rsidRDefault="00D6751D" w:rsidP="00B92D95">
      <w:pPr>
        <w:rPr>
          <w:del w:id="31" w:author="Julie" w:date="2021-12-22T11:00:00Z"/>
          <w:rFonts w:eastAsia="Times New Roman"/>
          <w:sz w:val="28"/>
          <w:szCs w:val="28"/>
        </w:rPr>
      </w:pPr>
      <w:del w:id="32" w:author="Julie" w:date="2021-12-22T10:50:00Z">
        <w:r w:rsidDel="00ED2E59">
          <w:rPr>
            <w:rFonts w:eastAsia="Times New Roman"/>
            <w:sz w:val="28"/>
            <w:szCs w:val="28"/>
          </w:rPr>
          <w:delText>D</w:delText>
        </w:r>
        <w:r w:rsidR="00FE06B4" w:rsidRPr="00FE06B4" w:rsidDel="00ED2E59">
          <w:rPr>
            <w:rFonts w:eastAsia="Times New Roman"/>
            <w:sz w:val="28"/>
            <w:szCs w:val="28"/>
          </w:rPr>
          <w:delText>uring the year we</w:delText>
        </w:r>
        <w:r w:rsidR="00B92D95" w:rsidDel="00ED2E59">
          <w:rPr>
            <w:rFonts w:eastAsia="Times New Roman"/>
            <w:sz w:val="28"/>
            <w:szCs w:val="28"/>
          </w:rPr>
          <w:delText xml:space="preserve"> p</w:delText>
        </w:r>
        <w:r w:rsidR="00FE06B4" w:rsidRPr="00FE06B4" w:rsidDel="00ED2E59">
          <w:rPr>
            <w:rFonts w:eastAsia="Times New Roman"/>
            <w:sz w:val="28"/>
            <w:szCs w:val="28"/>
          </w:rPr>
          <w:delText>urchased four properties</w:delText>
        </w:r>
        <w:r w:rsidR="00B92D95" w:rsidDel="00ED2E59">
          <w:rPr>
            <w:rFonts w:eastAsia="Times New Roman"/>
            <w:sz w:val="28"/>
            <w:szCs w:val="28"/>
          </w:rPr>
          <w:delText>, s</w:delText>
        </w:r>
        <w:r w:rsidDel="00ED2E59">
          <w:rPr>
            <w:rFonts w:eastAsia="Times New Roman"/>
            <w:sz w:val="28"/>
            <w:szCs w:val="28"/>
          </w:rPr>
          <w:delText xml:space="preserve">old four </w:delText>
        </w:r>
        <w:r w:rsidR="00B44212" w:rsidDel="00ED2E59">
          <w:rPr>
            <w:rFonts w:eastAsia="Times New Roman"/>
            <w:sz w:val="28"/>
            <w:szCs w:val="28"/>
          </w:rPr>
          <w:delText xml:space="preserve">other </w:delText>
        </w:r>
        <w:r w:rsidDel="00ED2E59">
          <w:rPr>
            <w:rFonts w:eastAsia="Times New Roman"/>
            <w:sz w:val="28"/>
            <w:szCs w:val="28"/>
          </w:rPr>
          <w:delText>properties</w:delText>
        </w:r>
        <w:r w:rsidR="00B92D95" w:rsidDel="00ED2E59">
          <w:rPr>
            <w:rFonts w:eastAsia="Times New Roman"/>
            <w:sz w:val="28"/>
            <w:szCs w:val="28"/>
          </w:rPr>
          <w:delText>, r</w:delText>
        </w:r>
        <w:r w:rsidR="00FE06B4" w:rsidRPr="00FE06B4" w:rsidDel="00ED2E59">
          <w:rPr>
            <w:rFonts w:eastAsia="Times New Roman"/>
            <w:sz w:val="28"/>
            <w:szCs w:val="28"/>
          </w:rPr>
          <w:delText xml:space="preserve">efinanced five </w:delText>
        </w:r>
        <w:r w:rsidR="00B44212" w:rsidDel="00ED2E59">
          <w:rPr>
            <w:rFonts w:eastAsia="Times New Roman"/>
            <w:sz w:val="28"/>
            <w:szCs w:val="28"/>
          </w:rPr>
          <w:delText xml:space="preserve">other </w:delText>
        </w:r>
        <w:r w:rsidR="00FE06B4" w:rsidRPr="00FE06B4" w:rsidDel="00ED2E59">
          <w:rPr>
            <w:rFonts w:eastAsia="Times New Roman"/>
            <w:sz w:val="28"/>
            <w:szCs w:val="28"/>
          </w:rPr>
          <w:delText>properties</w:delText>
        </w:r>
        <w:r w:rsidR="003731ED" w:rsidDel="00ED2E59">
          <w:rPr>
            <w:rFonts w:eastAsia="Times New Roman"/>
            <w:sz w:val="28"/>
            <w:szCs w:val="28"/>
          </w:rPr>
          <w:delText xml:space="preserve"> at lower interest rates</w:delText>
        </w:r>
        <w:r w:rsidR="00B92D95" w:rsidDel="00ED2E59">
          <w:rPr>
            <w:rFonts w:eastAsia="Times New Roman"/>
            <w:sz w:val="28"/>
            <w:szCs w:val="28"/>
          </w:rPr>
          <w:delText>, e</w:delText>
        </w:r>
        <w:r w:rsidR="00FE06B4" w:rsidRPr="00FE06B4" w:rsidDel="00ED2E59">
          <w:rPr>
            <w:rFonts w:eastAsia="Times New Roman"/>
            <w:sz w:val="28"/>
            <w:szCs w:val="28"/>
          </w:rPr>
          <w:delText>xpanded ou</w:delText>
        </w:r>
      </w:del>
      <w:del w:id="33" w:author="Julie" w:date="2021-12-22T10:49:00Z">
        <w:r w:rsidR="00FE06B4" w:rsidRPr="00FE06B4" w:rsidDel="00ED2E59">
          <w:rPr>
            <w:rFonts w:eastAsia="Times New Roman"/>
            <w:sz w:val="28"/>
            <w:szCs w:val="28"/>
          </w:rPr>
          <w:delText xml:space="preserve">r </w:delText>
        </w:r>
        <w:r w:rsidR="003731ED" w:rsidDel="00ED2E59">
          <w:rPr>
            <w:rFonts w:eastAsia="Times New Roman"/>
            <w:sz w:val="28"/>
            <w:szCs w:val="28"/>
          </w:rPr>
          <w:delText>footprint</w:delText>
        </w:r>
        <w:r w:rsidR="00FE06B4" w:rsidRPr="00FE06B4" w:rsidDel="00ED2E59">
          <w:rPr>
            <w:rFonts w:eastAsia="Times New Roman"/>
            <w:sz w:val="28"/>
            <w:szCs w:val="28"/>
          </w:rPr>
          <w:delText xml:space="preserve"> into San Diego County</w:delText>
        </w:r>
        <w:r w:rsidR="00B92D95" w:rsidDel="00ED2E59">
          <w:rPr>
            <w:rFonts w:eastAsia="Times New Roman"/>
            <w:sz w:val="28"/>
            <w:szCs w:val="28"/>
          </w:rPr>
          <w:delText>, and b</w:delText>
        </w:r>
        <w:r w:rsidR="003731ED" w:rsidDel="00ED2E59">
          <w:rPr>
            <w:rFonts w:eastAsia="Times New Roman"/>
            <w:sz w:val="28"/>
            <w:szCs w:val="28"/>
          </w:rPr>
          <w:delText>rought every</w:delText>
        </w:r>
        <w:r w:rsidR="00FE06B4" w:rsidRPr="00FE06B4" w:rsidDel="00ED2E59">
          <w:rPr>
            <w:rFonts w:eastAsia="Times New Roman"/>
            <w:sz w:val="28"/>
            <w:szCs w:val="28"/>
          </w:rPr>
          <w:delText xml:space="preserve"> </w:delText>
        </w:r>
        <w:r w:rsidR="003731ED" w:rsidDel="00ED2E59">
          <w:rPr>
            <w:rFonts w:eastAsia="Times New Roman"/>
            <w:sz w:val="28"/>
            <w:szCs w:val="28"/>
          </w:rPr>
          <w:delText>I</w:delText>
        </w:r>
        <w:r w:rsidR="00FE06B4" w:rsidRPr="00FE06B4" w:rsidDel="00ED2E59">
          <w:rPr>
            <w:rFonts w:eastAsia="Times New Roman"/>
            <w:sz w:val="28"/>
            <w:szCs w:val="28"/>
          </w:rPr>
          <w:delText>nvestor</w:delText>
        </w:r>
        <w:r w:rsidR="003731ED" w:rsidDel="00ED2E59">
          <w:rPr>
            <w:rFonts w:eastAsia="Times New Roman"/>
            <w:sz w:val="28"/>
            <w:szCs w:val="28"/>
          </w:rPr>
          <w:delText xml:space="preserve"> current on their </w:delText>
        </w:r>
        <w:r w:rsidR="006C312C" w:rsidDel="00ED2E59">
          <w:rPr>
            <w:rFonts w:eastAsia="Times New Roman"/>
            <w:sz w:val="28"/>
            <w:szCs w:val="28"/>
          </w:rPr>
          <w:delText>cash</w:delText>
        </w:r>
        <w:r w:rsidR="003731ED" w:rsidDel="00ED2E59">
          <w:rPr>
            <w:rFonts w:eastAsia="Times New Roman"/>
            <w:sz w:val="28"/>
            <w:szCs w:val="28"/>
          </w:rPr>
          <w:delText xml:space="preserve"> </w:delText>
        </w:r>
        <w:r w:rsidR="00FE06B4" w:rsidRPr="00FE06B4" w:rsidDel="00ED2E59">
          <w:rPr>
            <w:rFonts w:eastAsia="Times New Roman"/>
            <w:sz w:val="28"/>
            <w:szCs w:val="28"/>
          </w:rPr>
          <w:delText>distribution</w:delText>
        </w:r>
        <w:r w:rsidR="003731ED" w:rsidDel="00ED2E59">
          <w:rPr>
            <w:rFonts w:eastAsia="Times New Roman"/>
            <w:sz w:val="28"/>
            <w:szCs w:val="28"/>
          </w:rPr>
          <w:delText>s</w:delText>
        </w:r>
        <w:r w:rsidR="00B92D95" w:rsidDel="00ED2E59">
          <w:rPr>
            <w:rFonts w:eastAsia="Times New Roman"/>
            <w:sz w:val="28"/>
            <w:szCs w:val="28"/>
          </w:rPr>
          <w:delText xml:space="preserve"> in October.</w:delText>
        </w:r>
      </w:del>
    </w:p>
    <w:p w14:paraId="262519A2" w14:textId="454FA95B" w:rsidR="00B92D95" w:rsidRDefault="00ED2E59" w:rsidP="00B92D95">
      <w:pPr>
        <w:rPr>
          <w:rFonts w:eastAsia="Times New Roman"/>
          <w:sz w:val="28"/>
          <w:szCs w:val="28"/>
        </w:rPr>
      </w:pPr>
      <w:ins w:id="34" w:author="Julie" w:date="2021-12-22T10:50:00Z">
        <w:r>
          <w:rPr>
            <w:rFonts w:eastAsia="Times New Roman"/>
            <w:sz w:val="28"/>
            <w:szCs w:val="28"/>
          </w:rPr>
          <w:t>P</w:t>
        </w:r>
      </w:ins>
      <w:del w:id="35" w:author="Julie" w:date="2021-12-22T10:50:00Z">
        <w:r w:rsidR="00B44212" w:rsidRPr="00FE06B4" w:rsidDel="00ED2E59">
          <w:rPr>
            <w:rFonts w:eastAsia="Times New Roman"/>
            <w:sz w:val="28"/>
            <w:szCs w:val="28"/>
          </w:rPr>
          <w:delText>And</w:delText>
        </w:r>
        <w:r w:rsidR="00FE06B4" w:rsidRPr="00FE06B4" w:rsidDel="00ED2E59">
          <w:rPr>
            <w:rFonts w:eastAsia="Times New Roman"/>
            <w:sz w:val="28"/>
            <w:szCs w:val="28"/>
          </w:rPr>
          <w:delText xml:space="preserve"> p</w:delText>
        </w:r>
      </w:del>
      <w:r w:rsidR="00FE06B4" w:rsidRPr="00FE06B4">
        <w:rPr>
          <w:rFonts w:eastAsia="Times New Roman"/>
          <w:sz w:val="28"/>
          <w:szCs w:val="28"/>
        </w:rPr>
        <w:t xml:space="preserve">erhaps </w:t>
      </w:r>
      <w:r w:rsidR="00D2756F">
        <w:rPr>
          <w:rFonts w:eastAsia="Times New Roman"/>
          <w:sz w:val="28"/>
          <w:szCs w:val="28"/>
        </w:rPr>
        <w:t>the greatest success</w:t>
      </w:r>
      <w:r w:rsidR="00FE06B4" w:rsidRPr="00FE06B4">
        <w:rPr>
          <w:rFonts w:eastAsia="Times New Roman"/>
          <w:sz w:val="28"/>
          <w:szCs w:val="28"/>
        </w:rPr>
        <w:t xml:space="preserve"> is that </w:t>
      </w:r>
      <w:r w:rsidR="00B92D95">
        <w:rPr>
          <w:rFonts w:eastAsia="Times New Roman"/>
          <w:sz w:val="28"/>
          <w:szCs w:val="28"/>
        </w:rPr>
        <w:t xml:space="preserve">today’s </w:t>
      </w:r>
      <w:r w:rsidR="00FE06B4" w:rsidRPr="00FE06B4">
        <w:rPr>
          <w:rFonts w:eastAsia="Times New Roman"/>
          <w:sz w:val="28"/>
          <w:szCs w:val="28"/>
        </w:rPr>
        <w:t xml:space="preserve">value of the properties we </w:t>
      </w:r>
      <w:r w:rsidR="00B44212">
        <w:rPr>
          <w:rFonts w:eastAsia="Times New Roman"/>
          <w:sz w:val="28"/>
          <w:szCs w:val="28"/>
        </w:rPr>
        <w:t xml:space="preserve">opted not to sell in 2019 </w:t>
      </w:r>
      <w:r w:rsidR="0016312D">
        <w:rPr>
          <w:rFonts w:eastAsia="Times New Roman"/>
          <w:sz w:val="28"/>
          <w:szCs w:val="28"/>
        </w:rPr>
        <w:t>held or exceeded</w:t>
      </w:r>
      <w:r w:rsidR="00FE06B4" w:rsidRPr="00FE06B4">
        <w:rPr>
          <w:rFonts w:eastAsia="Times New Roman"/>
          <w:sz w:val="28"/>
          <w:szCs w:val="28"/>
        </w:rPr>
        <w:t xml:space="preserve"> their pre</w:t>
      </w:r>
      <w:ins w:id="36" w:author="sanford@visionwisecapital.com" w:date="2021-12-22T11:37:00Z">
        <w:r w:rsidR="006C707A">
          <w:rPr>
            <w:rFonts w:eastAsia="Times New Roman"/>
            <w:sz w:val="28"/>
            <w:szCs w:val="28"/>
          </w:rPr>
          <w:t>-</w:t>
        </w:r>
      </w:ins>
      <w:del w:id="37" w:author="sanford@visionwisecapital.com" w:date="2021-12-22T11:37:00Z">
        <w:r w:rsidR="00FE06B4" w:rsidRPr="00FE06B4" w:rsidDel="006C707A">
          <w:rPr>
            <w:rFonts w:eastAsia="Times New Roman"/>
            <w:sz w:val="28"/>
            <w:szCs w:val="28"/>
          </w:rPr>
          <w:delText xml:space="preserve"> </w:delText>
        </w:r>
      </w:del>
      <w:r w:rsidR="00FE06B4" w:rsidRPr="00FE06B4">
        <w:rPr>
          <w:rFonts w:eastAsia="Times New Roman"/>
          <w:sz w:val="28"/>
          <w:szCs w:val="28"/>
        </w:rPr>
        <w:t>COVID valuations</w:t>
      </w:r>
      <w:r w:rsidR="00B92D95">
        <w:rPr>
          <w:rFonts w:eastAsia="Times New Roman"/>
          <w:sz w:val="28"/>
          <w:szCs w:val="28"/>
        </w:rPr>
        <w:t>.</w:t>
      </w:r>
    </w:p>
    <w:p w14:paraId="6D985768" w14:textId="505D0322" w:rsidR="00B75838" w:rsidRDefault="00B92D95" w:rsidP="00B92D95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W</w:t>
      </w:r>
      <w:r w:rsidR="00FE06B4" w:rsidRPr="00FE06B4">
        <w:rPr>
          <w:rFonts w:eastAsia="Times New Roman"/>
          <w:sz w:val="28"/>
          <w:szCs w:val="28"/>
        </w:rPr>
        <w:t xml:space="preserve">ith </w:t>
      </w:r>
      <w:ins w:id="38" w:author="Julie" w:date="2021-12-22T10:50:00Z">
        <w:r w:rsidR="003765FA">
          <w:rPr>
            <w:rFonts w:eastAsia="Times New Roman"/>
            <w:sz w:val="28"/>
            <w:szCs w:val="28"/>
          </w:rPr>
          <w:t>19</w:t>
        </w:r>
      </w:ins>
      <w:ins w:id="39" w:author="Julie" w:date="2021-12-22T10:51:00Z">
        <w:r w:rsidR="003765FA">
          <w:rPr>
            <w:rFonts w:eastAsia="Times New Roman"/>
            <w:sz w:val="28"/>
            <w:szCs w:val="28"/>
          </w:rPr>
          <w:t xml:space="preserve"> </w:t>
        </w:r>
      </w:ins>
      <w:del w:id="40" w:author="Julie" w:date="2021-12-22T10:50:00Z">
        <w:r w:rsidR="005E321E" w:rsidRPr="00FE06B4" w:rsidDel="003765FA">
          <w:rPr>
            <w:rFonts w:eastAsia="Times New Roman"/>
            <w:sz w:val="28"/>
            <w:szCs w:val="28"/>
          </w:rPr>
          <w:delText>nineteen</w:delText>
        </w:r>
        <w:r w:rsidR="00FE06B4" w:rsidRPr="00FE06B4" w:rsidDel="003765FA">
          <w:rPr>
            <w:rFonts w:eastAsia="Times New Roman"/>
            <w:sz w:val="28"/>
            <w:szCs w:val="28"/>
          </w:rPr>
          <w:delText xml:space="preserve"> </w:delText>
        </w:r>
      </w:del>
      <w:r w:rsidR="00FE06B4" w:rsidRPr="00FE06B4">
        <w:rPr>
          <w:rFonts w:eastAsia="Times New Roman"/>
          <w:sz w:val="28"/>
          <w:szCs w:val="28"/>
        </w:rPr>
        <w:t>transactions</w:t>
      </w:r>
      <w:ins w:id="41" w:author="Julie" w:date="2021-12-22T10:51:00Z">
        <w:r w:rsidR="003765FA">
          <w:rPr>
            <w:rFonts w:eastAsia="Times New Roman"/>
            <w:sz w:val="28"/>
            <w:szCs w:val="28"/>
          </w:rPr>
          <w:t xml:space="preserve"> completed</w:t>
        </w:r>
      </w:ins>
      <w:r w:rsidR="00FE06B4" w:rsidRPr="00FE06B4">
        <w:rPr>
          <w:rFonts w:eastAsia="Times New Roman"/>
          <w:sz w:val="28"/>
          <w:szCs w:val="28"/>
        </w:rPr>
        <w:t xml:space="preserve"> </w:t>
      </w:r>
      <w:ins w:id="42" w:author="Julie" w:date="2021-12-22T10:51:00Z">
        <w:r w:rsidR="009F06E2">
          <w:rPr>
            <w:rFonts w:eastAsia="Times New Roman"/>
            <w:sz w:val="28"/>
            <w:szCs w:val="28"/>
          </w:rPr>
          <w:t>within</w:t>
        </w:r>
      </w:ins>
      <w:del w:id="43" w:author="Julie" w:date="2021-12-22T10:51:00Z">
        <w:r w:rsidR="00FE06B4" w:rsidRPr="00FE06B4" w:rsidDel="009F06E2">
          <w:rPr>
            <w:rFonts w:eastAsia="Times New Roman"/>
            <w:sz w:val="28"/>
            <w:szCs w:val="28"/>
          </w:rPr>
          <w:delText>in</w:delText>
        </w:r>
      </w:del>
      <w:r w:rsidR="00FE06B4" w:rsidRPr="00FE06B4">
        <w:rPr>
          <w:rFonts w:eastAsia="Times New Roman"/>
          <w:sz w:val="28"/>
          <w:szCs w:val="28"/>
        </w:rPr>
        <w:t xml:space="preserve"> the past 24 months</w:t>
      </w:r>
      <w:r w:rsidR="00B75838">
        <w:rPr>
          <w:rFonts w:eastAsia="Times New Roman"/>
          <w:sz w:val="28"/>
          <w:szCs w:val="28"/>
        </w:rPr>
        <w:t>, V</w:t>
      </w:r>
      <w:r w:rsidR="00FE06B4" w:rsidRPr="00FE06B4">
        <w:rPr>
          <w:rFonts w:eastAsia="Times New Roman"/>
          <w:sz w:val="28"/>
          <w:szCs w:val="28"/>
        </w:rPr>
        <w:t>ision</w:t>
      </w:r>
      <w:r w:rsidR="00B75838">
        <w:rPr>
          <w:rFonts w:eastAsia="Times New Roman"/>
          <w:sz w:val="28"/>
          <w:szCs w:val="28"/>
        </w:rPr>
        <w:t>W</w:t>
      </w:r>
      <w:r w:rsidR="00FE06B4" w:rsidRPr="00FE06B4">
        <w:rPr>
          <w:rFonts w:eastAsia="Times New Roman"/>
          <w:sz w:val="28"/>
          <w:szCs w:val="28"/>
        </w:rPr>
        <w:t xml:space="preserve">ise has reached a level of experience that reduces an already </w:t>
      </w:r>
      <w:r w:rsidR="0016312D">
        <w:rPr>
          <w:rFonts w:eastAsia="Times New Roman"/>
          <w:sz w:val="28"/>
          <w:szCs w:val="28"/>
        </w:rPr>
        <w:t>risk</w:t>
      </w:r>
      <w:ins w:id="44" w:author="sanford@visionwisecapital.com" w:date="2021-12-22T11:37:00Z">
        <w:r w:rsidR="006C707A">
          <w:rPr>
            <w:rFonts w:eastAsia="Times New Roman"/>
            <w:sz w:val="28"/>
            <w:szCs w:val="28"/>
          </w:rPr>
          <w:t>-</w:t>
        </w:r>
      </w:ins>
      <w:del w:id="45" w:author="sanford@visionwisecapital.com" w:date="2021-12-22T11:37:00Z">
        <w:r w:rsidR="0016312D" w:rsidDel="006C707A">
          <w:rPr>
            <w:rFonts w:eastAsia="Times New Roman"/>
            <w:sz w:val="28"/>
            <w:szCs w:val="28"/>
          </w:rPr>
          <w:delText xml:space="preserve"> </w:delText>
        </w:r>
      </w:del>
      <w:r w:rsidR="0016312D">
        <w:rPr>
          <w:rFonts w:eastAsia="Times New Roman"/>
          <w:sz w:val="28"/>
          <w:szCs w:val="28"/>
        </w:rPr>
        <w:t>averse</w:t>
      </w:r>
      <w:r w:rsidR="00FE06B4" w:rsidRPr="00FE06B4">
        <w:rPr>
          <w:rFonts w:eastAsia="Times New Roman"/>
          <w:sz w:val="28"/>
          <w:szCs w:val="28"/>
        </w:rPr>
        <w:t xml:space="preserve"> real estate strategy</w:t>
      </w:r>
      <w:r w:rsidR="005168D4">
        <w:rPr>
          <w:rFonts w:eastAsia="Times New Roman"/>
          <w:sz w:val="28"/>
          <w:szCs w:val="28"/>
        </w:rPr>
        <w:t>.</w:t>
      </w:r>
      <w:r w:rsidR="005E321E">
        <w:rPr>
          <w:rFonts w:eastAsia="Times New Roman"/>
          <w:sz w:val="28"/>
          <w:szCs w:val="28"/>
        </w:rPr>
        <w:t xml:space="preserve"> </w:t>
      </w:r>
      <w:r w:rsidR="00590754">
        <w:rPr>
          <w:rFonts w:eastAsia="Times New Roman"/>
          <w:sz w:val="28"/>
          <w:szCs w:val="28"/>
        </w:rPr>
        <w:t xml:space="preserve">We have become </w:t>
      </w:r>
      <w:ins w:id="46" w:author="Julie" w:date="2021-12-22T10:51:00Z">
        <w:r w:rsidR="00B36063">
          <w:rPr>
            <w:rFonts w:eastAsia="Times New Roman"/>
            <w:sz w:val="28"/>
            <w:szCs w:val="28"/>
          </w:rPr>
          <w:t xml:space="preserve">a </w:t>
        </w:r>
      </w:ins>
      <w:del w:id="47" w:author="Julie" w:date="2021-12-22T10:51:00Z">
        <w:r w:rsidR="00FE06B4" w:rsidRPr="00FE06B4" w:rsidDel="00B36063">
          <w:rPr>
            <w:rFonts w:eastAsia="Times New Roman"/>
            <w:sz w:val="28"/>
            <w:szCs w:val="28"/>
          </w:rPr>
          <w:delText xml:space="preserve">an even </w:delText>
        </w:r>
      </w:del>
      <w:r w:rsidR="00FE06B4" w:rsidRPr="00FE06B4">
        <w:rPr>
          <w:rFonts w:eastAsia="Times New Roman"/>
          <w:sz w:val="28"/>
          <w:szCs w:val="28"/>
        </w:rPr>
        <w:t>better risk</w:t>
      </w:r>
      <w:r w:rsidR="00590754">
        <w:rPr>
          <w:rFonts w:eastAsia="Times New Roman"/>
          <w:sz w:val="28"/>
          <w:szCs w:val="28"/>
        </w:rPr>
        <w:t>-</w:t>
      </w:r>
      <w:r w:rsidR="00FE06B4" w:rsidRPr="00FE06B4">
        <w:rPr>
          <w:rFonts w:eastAsia="Times New Roman"/>
          <w:sz w:val="28"/>
          <w:szCs w:val="28"/>
        </w:rPr>
        <w:t xml:space="preserve">adjusted </w:t>
      </w:r>
      <w:r w:rsidR="0016312D">
        <w:rPr>
          <w:rFonts w:eastAsia="Times New Roman"/>
          <w:sz w:val="28"/>
          <w:szCs w:val="28"/>
        </w:rPr>
        <w:t>real estate choice</w:t>
      </w:r>
      <w:r w:rsidR="00FE06B4" w:rsidRPr="00FE06B4">
        <w:rPr>
          <w:rFonts w:eastAsia="Times New Roman"/>
          <w:sz w:val="28"/>
          <w:szCs w:val="28"/>
        </w:rPr>
        <w:t xml:space="preserve"> </w:t>
      </w:r>
      <w:r w:rsidR="00590754">
        <w:rPr>
          <w:rFonts w:eastAsia="Times New Roman"/>
          <w:sz w:val="28"/>
          <w:szCs w:val="28"/>
        </w:rPr>
        <w:t xml:space="preserve">for </w:t>
      </w:r>
      <w:r w:rsidR="0016312D">
        <w:rPr>
          <w:rFonts w:eastAsia="Times New Roman"/>
          <w:sz w:val="28"/>
          <w:szCs w:val="28"/>
        </w:rPr>
        <w:t xml:space="preserve">conservative </w:t>
      </w:r>
      <w:r w:rsidR="00590754">
        <w:rPr>
          <w:rFonts w:eastAsia="Times New Roman"/>
          <w:sz w:val="28"/>
          <w:szCs w:val="28"/>
        </w:rPr>
        <w:t>Investors</w:t>
      </w:r>
      <w:ins w:id="48" w:author="Julie" w:date="2021-12-22T10:51:00Z">
        <w:r w:rsidR="00B36063">
          <w:rPr>
            <w:rFonts w:eastAsia="Times New Roman"/>
            <w:sz w:val="28"/>
            <w:szCs w:val="28"/>
          </w:rPr>
          <w:t xml:space="preserve">, </w:t>
        </w:r>
      </w:ins>
      <w:ins w:id="49" w:author="Julie" w:date="2021-12-22T11:01:00Z">
        <w:r w:rsidR="00AE7DDA">
          <w:rPr>
            <w:rFonts w:eastAsia="Times New Roman"/>
            <w:sz w:val="28"/>
            <w:szCs w:val="28"/>
          </w:rPr>
          <w:t>f</w:t>
        </w:r>
      </w:ins>
      <w:del w:id="50" w:author="Julie" w:date="2021-12-22T10:51:00Z">
        <w:r w:rsidR="00FE06B4" w:rsidRPr="00FE06B4" w:rsidDel="00B36063">
          <w:rPr>
            <w:rFonts w:eastAsia="Times New Roman"/>
            <w:sz w:val="28"/>
            <w:szCs w:val="28"/>
          </w:rPr>
          <w:delText xml:space="preserve">. </w:delText>
        </w:r>
        <w:r w:rsidR="00B75838" w:rsidDel="00B36063">
          <w:rPr>
            <w:rFonts w:eastAsia="Times New Roman"/>
            <w:sz w:val="28"/>
            <w:szCs w:val="28"/>
          </w:rPr>
          <w:delText>F</w:delText>
        </w:r>
      </w:del>
      <w:r w:rsidR="00B75838">
        <w:rPr>
          <w:rFonts w:eastAsia="Times New Roman"/>
          <w:sz w:val="28"/>
          <w:szCs w:val="28"/>
        </w:rPr>
        <w:t xml:space="preserve">or this we are </w:t>
      </w:r>
      <w:ins w:id="51" w:author="Julie" w:date="2021-12-22T11:13:00Z">
        <w:del w:id="52" w:author="sanford@visionwisecapital.com" w:date="2021-12-22T11:38:00Z">
          <w:r w:rsidR="00E214DE" w:rsidDel="006C707A">
            <w:rPr>
              <w:rFonts w:eastAsia="Times New Roman"/>
              <w:sz w:val="28"/>
              <w:szCs w:val="28"/>
            </w:rPr>
            <w:delText>truely</w:delText>
          </w:r>
        </w:del>
      </w:ins>
      <w:ins w:id="53" w:author="sanford@visionwisecapital.com" w:date="2021-12-22T11:38:00Z">
        <w:r w:rsidR="006C707A">
          <w:rPr>
            <w:rFonts w:eastAsia="Times New Roman"/>
            <w:sz w:val="28"/>
            <w:szCs w:val="28"/>
          </w:rPr>
          <w:t>truly</w:t>
        </w:r>
      </w:ins>
      <w:ins w:id="54" w:author="Julie" w:date="2021-12-22T10:51:00Z">
        <w:r w:rsidR="00B36063">
          <w:rPr>
            <w:rFonts w:eastAsia="Times New Roman"/>
            <w:sz w:val="28"/>
            <w:szCs w:val="28"/>
          </w:rPr>
          <w:t xml:space="preserve"> </w:t>
        </w:r>
      </w:ins>
      <w:del w:id="55" w:author="Julie" w:date="2021-12-22T10:51:00Z">
        <w:r w:rsidR="00590754" w:rsidDel="00B36063">
          <w:rPr>
            <w:rFonts w:eastAsia="Times New Roman"/>
            <w:sz w:val="28"/>
            <w:szCs w:val="28"/>
          </w:rPr>
          <w:delText>super</w:delText>
        </w:r>
      </w:del>
      <w:r w:rsidR="00590754">
        <w:rPr>
          <w:rFonts w:eastAsia="Times New Roman"/>
          <w:sz w:val="28"/>
          <w:szCs w:val="28"/>
        </w:rPr>
        <w:t xml:space="preserve"> </w:t>
      </w:r>
      <w:r w:rsidR="00B75838">
        <w:rPr>
          <w:rFonts w:eastAsia="Times New Roman"/>
          <w:sz w:val="28"/>
          <w:szCs w:val="28"/>
        </w:rPr>
        <w:t>grateful</w:t>
      </w:r>
      <w:r w:rsidR="005E321E">
        <w:rPr>
          <w:rFonts w:eastAsia="Times New Roman"/>
          <w:sz w:val="28"/>
          <w:szCs w:val="28"/>
        </w:rPr>
        <w:t xml:space="preserve">. </w:t>
      </w:r>
    </w:p>
    <w:p w14:paraId="324B1BE9" w14:textId="7C292FB8" w:rsidR="00AF3B10" w:rsidRDefault="00B36063" w:rsidP="00B92D95">
      <w:pPr>
        <w:rPr>
          <w:rFonts w:eastAsia="Times New Roman"/>
          <w:sz w:val="28"/>
          <w:szCs w:val="28"/>
        </w:rPr>
      </w:pPr>
      <w:ins w:id="56" w:author="Julie" w:date="2021-12-22T10:52:00Z">
        <w:r>
          <w:rPr>
            <w:rFonts w:eastAsia="Times New Roman"/>
            <w:sz w:val="28"/>
            <w:szCs w:val="28"/>
          </w:rPr>
          <w:t>A</w:t>
        </w:r>
      </w:ins>
      <w:del w:id="57" w:author="Julie" w:date="2021-12-22T10:52:00Z">
        <w:r w:rsidR="005168D4" w:rsidDel="00B36063">
          <w:rPr>
            <w:rFonts w:eastAsia="Times New Roman"/>
            <w:sz w:val="28"/>
            <w:szCs w:val="28"/>
          </w:rPr>
          <w:delText>In 2021, and a</w:delText>
        </w:r>
      </w:del>
      <w:r w:rsidR="00FE06B4" w:rsidRPr="00FE06B4">
        <w:rPr>
          <w:rFonts w:eastAsia="Times New Roman"/>
          <w:sz w:val="28"/>
          <w:szCs w:val="28"/>
        </w:rPr>
        <w:t xml:space="preserve">s the </w:t>
      </w:r>
      <w:r w:rsidR="00B75838">
        <w:rPr>
          <w:rFonts w:eastAsia="Times New Roman"/>
          <w:sz w:val="28"/>
          <w:szCs w:val="28"/>
        </w:rPr>
        <w:t xml:space="preserve">economic effects of </w:t>
      </w:r>
      <w:r w:rsidR="00590754">
        <w:rPr>
          <w:rFonts w:eastAsia="Times New Roman"/>
          <w:sz w:val="28"/>
          <w:szCs w:val="28"/>
        </w:rPr>
        <w:t xml:space="preserve">the </w:t>
      </w:r>
      <w:r w:rsidR="00FE06B4" w:rsidRPr="00FE06B4">
        <w:rPr>
          <w:rFonts w:eastAsia="Times New Roman"/>
          <w:sz w:val="28"/>
          <w:szCs w:val="28"/>
        </w:rPr>
        <w:t xml:space="preserve">pandemic became </w:t>
      </w:r>
      <w:r w:rsidR="00B75838">
        <w:rPr>
          <w:rFonts w:eastAsia="Times New Roman"/>
          <w:sz w:val="28"/>
          <w:szCs w:val="28"/>
        </w:rPr>
        <w:t>better</w:t>
      </w:r>
      <w:r w:rsidR="00FE06B4" w:rsidRPr="00FE06B4">
        <w:rPr>
          <w:rFonts w:eastAsia="Times New Roman"/>
          <w:sz w:val="28"/>
          <w:szCs w:val="28"/>
        </w:rPr>
        <w:t xml:space="preserve"> understood</w:t>
      </w:r>
      <w:ins w:id="58" w:author="Julie" w:date="2021-12-22T10:52:00Z">
        <w:r>
          <w:rPr>
            <w:rFonts w:eastAsia="Times New Roman"/>
            <w:sz w:val="28"/>
            <w:szCs w:val="28"/>
          </w:rPr>
          <w:t xml:space="preserve"> in 2021</w:t>
        </w:r>
      </w:ins>
      <w:ins w:id="59" w:author="Julie" w:date="2021-12-22T11:01:00Z">
        <w:r w:rsidR="00671952">
          <w:rPr>
            <w:rFonts w:eastAsia="Times New Roman"/>
            <w:sz w:val="28"/>
            <w:szCs w:val="28"/>
          </w:rPr>
          <w:t xml:space="preserve">, </w:t>
        </w:r>
      </w:ins>
      <w:del w:id="60" w:author="Julie" w:date="2021-12-22T10:52:00Z">
        <w:r w:rsidR="00B75838" w:rsidDel="00B36063">
          <w:rPr>
            <w:rFonts w:eastAsia="Times New Roman"/>
            <w:sz w:val="28"/>
            <w:szCs w:val="28"/>
          </w:rPr>
          <w:delText xml:space="preserve">, </w:delText>
        </w:r>
      </w:del>
      <w:r w:rsidR="00FE06B4" w:rsidRPr="00FE06B4">
        <w:rPr>
          <w:rFonts w:eastAsia="Times New Roman"/>
          <w:sz w:val="28"/>
          <w:szCs w:val="28"/>
        </w:rPr>
        <w:t xml:space="preserve">the </w:t>
      </w:r>
      <w:r w:rsidR="00B75838">
        <w:rPr>
          <w:rFonts w:eastAsia="Times New Roman"/>
          <w:sz w:val="28"/>
          <w:szCs w:val="28"/>
        </w:rPr>
        <w:t xml:space="preserve">real estate </w:t>
      </w:r>
      <w:r w:rsidR="00FE06B4" w:rsidRPr="00FE06B4">
        <w:rPr>
          <w:rFonts w:eastAsia="Times New Roman"/>
          <w:sz w:val="28"/>
          <w:szCs w:val="28"/>
        </w:rPr>
        <w:t>market shift</w:t>
      </w:r>
      <w:r w:rsidR="00B75838">
        <w:rPr>
          <w:rFonts w:eastAsia="Times New Roman"/>
          <w:sz w:val="28"/>
          <w:szCs w:val="28"/>
        </w:rPr>
        <w:t>ed</w:t>
      </w:r>
      <w:r w:rsidR="00FE06B4" w:rsidRPr="00FE06B4">
        <w:rPr>
          <w:rFonts w:eastAsia="Times New Roman"/>
          <w:sz w:val="28"/>
          <w:szCs w:val="28"/>
        </w:rPr>
        <w:t xml:space="preserve"> to a </w:t>
      </w:r>
      <w:r w:rsidR="0016312D">
        <w:rPr>
          <w:rFonts w:eastAsia="Times New Roman"/>
          <w:sz w:val="28"/>
          <w:szCs w:val="28"/>
        </w:rPr>
        <w:t>“S</w:t>
      </w:r>
      <w:r w:rsidR="00FE06B4" w:rsidRPr="00FE06B4">
        <w:rPr>
          <w:rFonts w:eastAsia="Times New Roman"/>
          <w:sz w:val="28"/>
          <w:szCs w:val="28"/>
        </w:rPr>
        <w:t>eller's market</w:t>
      </w:r>
      <w:r w:rsidR="0016312D">
        <w:rPr>
          <w:rFonts w:eastAsia="Times New Roman"/>
          <w:sz w:val="28"/>
          <w:szCs w:val="28"/>
        </w:rPr>
        <w:t>.”</w:t>
      </w:r>
      <w:r w:rsidR="00FE06B4" w:rsidRPr="00FE06B4">
        <w:rPr>
          <w:rFonts w:eastAsia="Times New Roman"/>
          <w:sz w:val="28"/>
          <w:szCs w:val="28"/>
        </w:rPr>
        <w:t xml:space="preserve"> </w:t>
      </w:r>
      <w:r w:rsidR="0016312D">
        <w:rPr>
          <w:rFonts w:eastAsia="Times New Roman"/>
          <w:sz w:val="28"/>
          <w:szCs w:val="28"/>
        </w:rPr>
        <w:t>A</w:t>
      </w:r>
      <w:r w:rsidR="00FE06B4" w:rsidRPr="00FE06B4">
        <w:rPr>
          <w:rFonts w:eastAsia="Times New Roman"/>
          <w:sz w:val="28"/>
          <w:szCs w:val="28"/>
        </w:rPr>
        <w:t xml:space="preserve">s stimulus capital and </w:t>
      </w:r>
      <w:r w:rsidR="00B75838">
        <w:rPr>
          <w:rFonts w:eastAsia="Times New Roman"/>
          <w:sz w:val="28"/>
          <w:szCs w:val="28"/>
        </w:rPr>
        <w:t xml:space="preserve">consumer spending </w:t>
      </w:r>
      <w:r w:rsidR="00AF3B10">
        <w:rPr>
          <w:rFonts w:eastAsia="Times New Roman"/>
          <w:sz w:val="28"/>
          <w:szCs w:val="28"/>
        </w:rPr>
        <w:t xml:space="preserve">created an increase in private wealth of </w:t>
      </w:r>
      <w:r w:rsidR="00590754">
        <w:rPr>
          <w:rFonts w:eastAsia="Times New Roman"/>
          <w:sz w:val="28"/>
          <w:szCs w:val="28"/>
        </w:rPr>
        <w:t xml:space="preserve">over </w:t>
      </w:r>
      <w:r w:rsidR="00FE06B4" w:rsidRPr="00FE06B4">
        <w:rPr>
          <w:rFonts w:eastAsia="Times New Roman"/>
          <w:sz w:val="28"/>
          <w:szCs w:val="28"/>
        </w:rPr>
        <w:t xml:space="preserve">$29 trillion </w:t>
      </w:r>
      <w:r w:rsidR="00AF3B10">
        <w:rPr>
          <w:rFonts w:eastAsia="Times New Roman"/>
          <w:sz w:val="28"/>
          <w:szCs w:val="28"/>
        </w:rPr>
        <w:t xml:space="preserve">in the </w:t>
      </w:r>
      <w:r w:rsidR="005E321E">
        <w:rPr>
          <w:rFonts w:eastAsia="Times New Roman"/>
          <w:sz w:val="28"/>
          <w:szCs w:val="28"/>
        </w:rPr>
        <w:t>U.S</w:t>
      </w:r>
      <w:r w:rsidR="0016312D">
        <w:rPr>
          <w:rFonts w:eastAsia="Times New Roman"/>
          <w:sz w:val="28"/>
          <w:szCs w:val="28"/>
        </w:rPr>
        <w:t>., t</w:t>
      </w:r>
      <w:r w:rsidR="00AF3B10">
        <w:rPr>
          <w:rFonts w:eastAsia="Times New Roman"/>
          <w:sz w:val="28"/>
          <w:szCs w:val="28"/>
        </w:rPr>
        <w:t xml:space="preserve">his </w:t>
      </w:r>
      <w:r w:rsidR="00FE06B4" w:rsidRPr="00FE06B4">
        <w:rPr>
          <w:rFonts w:eastAsia="Times New Roman"/>
          <w:sz w:val="28"/>
          <w:szCs w:val="28"/>
        </w:rPr>
        <w:t xml:space="preserve">new equity provided cash to investors that made </w:t>
      </w:r>
      <w:ins w:id="61" w:author="Julie" w:date="2021-12-22T11:14:00Z">
        <w:r w:rsidR="00812B54">
          <w:rPr>
            <w:rFonts w:eastAsia="Times New Roman"/>
            <w:sz w:val="28"/>
            <w:szCs w:val="28"/>
          </w:rPr>
          <w:t xml:space="preserve">purchasing </w:t>
        </w:r>
      </w:ins>
      <w:del w:id="62" w:author="Julie" w:date="2021-12-22T11:13:00Z">
        <w:r w:rsidR="00FE06B4" w:rsidRPr="00FE06B4" w:rsidDel="00812B54">
          <w:rPr>
            <w:rFonts w:eastAsia="Times New Roman"/>
            <w:sz w:val="28"/>
            <w:szCs w:val="28"/>
          </w:rPr>
          <w:delText xml:space="preserve">buying </w:delText>
        </w:r>
      </w:del>
      <w:r w:rsidR="00FE06B4" w:rsidRPr="00FE06B4">
        <w:rPr>
          <w:rFonts w:eastAsia="Times New Roman"/>
          <w:sz w:val="28"/>
          <w:szCs w:val="28"/>
        </w:rPr>
        <w:t xml:space="preserve">real estate </w:t>
      </w:r>
      <w:ins w:id="63" w:author="Julie" w:date="2021-12-22T11:14:00Z">
        <w:r w:rsidR="00812B54">
          <w:rPr>
            <w:rFonts w:eastAsia="Times New Roman"/>
            <w:sz w:val="28"/>
            <w:szCs w:val="28"/>
          </w:rPr>
          <w:t xml:space="preserve">assets </w:t>
        </w:r>
      </w:ins>
      <w:r w:rsidR="00FE06B4" w:rsidRPr="00FE06B4">
        <w:rPr>
          <w:rFonts w:eastAsia="Times New Roman"/>
          <w:sz w:val="28"/>
          <w:szCs w:val="28"/>
        </w:rPr>
        <w:t>an auction</w:t>
      </w:r>
      <w:r w:rsidR="00AF3B10">
        <w:rPr>
          <w:rFonts w:eastAsia="Times New Roman"/>
          <w:sz w:val="28"/>
          <w:szCs w:val="28"/>
        </w:rPr>
        <w:t>-</w:t>
      </w:r>
      <w:r w:rsidR="00FE06B4" w:rsidRPr="00FE06B4">
        <w:rPr>
          <w:rFonts w:eastAsia="Times New Roman"/>
          <w:sz w:val="28"/>
          <w:szCs w:val="28"/>
        </w:rPr>
        <w:t xml:space="preserve">oriented </w:t>
      </w:r>
      <w:r w:rsidR="00590754">
        <w:rPr>
          <w:rFonts w:eastAsia="Times New Roman"/>
          <w:sz w:val="28"/>
          <w:szCs w:val="28"/>
        </w:rPr>
        <w:t>process</w:t>
      </w:r>
      <w:r w:rsidR="00FE06B4" w:rsidRPr="00FE06B4">
        <w:rPr>
          <w:rFonts w:eastAsia="Times New Roman"/>
          <w:sz w:val="28"/>
          <w:szCs w:val="28"/>
        </w:rPr>
        <w:t xml:space="preserve">. </w:t>
      </w:r>
      <w:ins w:id="64" w:author="Julie" w:date="2021-12-22T11:14:00Z">
        <w:r w:rsidR="008608DF">
          <w:rPr>
            <w:rFonts w:eastAsia="Times New Roman"/>
            <w:sz w:val="28"/>
            <w:szCs w:val="28"/>
          </w:rPr>
          <w:t>VWC made its own</w:t>
        </w:r>
      </w:ins>
      <w:del w:id="65" w:author="Julie" w:date="2021-12-22T11:14:00Z">
        <w:r w:rsidR="00FE06B4" w:rsidRPr="00FE06B4" w:rsidDel="008608DF">
          <w:rPr>
            <w:rFonts w:eastAsia="Times New Roman"/>
            <w:sz w:val="28"/>
            <w:szCs w:val="28"/>
          </w:rPr>
          <w:delText>We made our own</w:delText>
        </w:r>
      </w:del>
      <w:r w:rsidR="00FE06B4" w:rsidRPr="00FE06B4">
        <w:rPr>
          <w:rFonts w:eastAsia="Times New Roman"/>
          <w:sz w:val="28"/>
          <w:szCs w:val="28"/>
        </w:rPr>
        <w:t xml:space="preserve"> internal adjustment</w:t>
      </w:r>
      <w:del w:id="66" w:author="Julie" w:date="2021-12-22T11:14:00Z">
        <w:r w:rsidR="00FE06B4" w:rsidRPr="00FE06B4" w:rsidDel="008608DF">
          <w:rPr>
            <w:rFonts w:eastAsia="Times New Roman"/>
            <w:sz w:val="28"/>
            <w:szCs w:val="28"/>
          </w:rPr>
          <w:delText xml:space="preserve"> </w:delText>
        </w:r>
        <w:r w:rsidR="0016312D" w:rsidDel="008608DF">
          <w:rPr>
            <w:rFonts w:eastAsia="Times New Roman"/>
            <w:sz w:val="28"/>
            <w:szCs w:val="28"/>
          </w:rPr>
          <w:delText>at VWC</w:delText>
        </w:r>
      </w:del>
      <w:r w:rsidR="0016312D">
        <w:rPr>
          <w:rFonts w:eastAsia="Times New Roman"/>
          <w:sz w:val="28"/>
          <w:szCs w:val="28"/>
        </w:rPr>
        <w:t xml:space="preserve"> </w:t>
      </w:r>
      <w:r w:rsidR="00FE06B4" w:rsidRPr="00FE06B4">
        <w:rPr>
          <w:rFonts w:eastAsia="Times New Roman"/>
          <w:sz w:val="28"/>
          <w:szCs w:val="28"/>
        </w:rPr>
        <w:t>to hold on</w:t>
      </w:r>
      <w:del w:id="67" w:author="Julie" w:date="2021-12-22T11:14:00Z">
        <w:r w:rsidR="00FE06B4" w:rsidRPr="00FE06B4" w:rsidDel="00E434F1">
          <w:rPr>
            <w:rFonts w:eastAsia="Times New Roman"/>
            <w:sz w:val="28"/>
            <w:szCs w:val="28"/>
          </w:rPr>
          <w:delText xml:space="preserve"> </w:delText>
        </w:r>
      </w:del>
      <w:r w:rsidR="00FE06B4" w:rsidRPr="00FE06B4">
        <w:rPr>
          <w:rFonts w:eastAsia="Times New Roman"/>
          <w:sz w:val="28"/>
          <w:szCs w:val="28"/>
        </w:rPr>
        <w:t xml:space="preserve">to cash in anticipation of the next </w:t>
      </w:r>
      <w:r w:rsidR="00590754">
        <w:rPr>
          <w:rFonts w:eastAsia="Times New Roman"/>
          <w:sz w:val="28"/>
          <w:szCs w:val="28"/>
        </w:rPr>
        <w:t>(B</w:t>
      </w:r>
      <w:r w:rsidR="00FE06B4" w:rsidRPr="00FE06B4">
        <w:rPr>
          <w:rFonts w:eastAsia="Times New Roman"/>
          <w:sz w:val="28"/>
          <w:szCs w:val="28"/>
        </w:rPr>
        <w:t>uyers</w:t>
      </w:r>
      <w:r w:rsidR="00590754">
        <w:rPr>
          <w:rFonts w:eastAsia="Times New Roman"/>
          <w:sz w:val="28"/>
          <w:szCs w:val="28"/>
        </w:rPr>
        <w:t xml:space="preserve">) </w:t>
      </w:r>
      <w:r w:rsidR="005E321E" w:rsidRPr="00FE06B4">
        <w:rPr>
          <w:rFonts w:eastAsia="Times New Roman"/>
          <w:sz w:val="28"/>
          <w:szCs w:val="28"/>
        </w:rPr>
        <w:t>cycle</w:t>
      </w:r>
      <w:ins w:id="68" w:author="Julie" w:date="2021-12-22T11:19:00Z">
        <w:r w:rsidR="00D71C2D">
          <w:rPr>
            <w:rFonts w:eastAsia="Times New Roman"/>
            <w:sz w:val="28"/>
            <w:szCs w:val="28"/>
          </w:rPr>
          <w:t xml:space="preserve"> - </w:t>
        </w:r>
      </w:ins>
      <w:ins w:id="69" w:author="Julie" w:date="2021-12-22T11:17:00Z">
        <w:r w:rsidR="001A380B">
          <w:rPr>
            <w:rFonts w:eastAsia="Times New Roman"/>
            <w:sz w:val="28"/>
            <w:szCs w:val="28"/>
          </w:rPr>
          <w:t>Summer 202</w:t>
        </w:r>
      </w:ins>
      <w:ins w:id="70" w:author="Julie" w:date="2021-12-22T11:18:00Z">
        <w:r w:rsidR="00E66667">
          <w:rPr>
            <w:rFonts w:eastAsia="Times New Roman"/>
            <w:sz w:val="28"/>
            <w:szCs w:val="28"/>
          </w:rPr>
          <w:t>1</w:t>
        </w:r>
      </w:ins>
      <w:ins w:id="71" w:author="Julie" w:date="2021-12-22T11:19:00Z">
        <w:r w:rsidR="00D71C2D">
          <w:rPr>
            <w:rFonts w:eastAsia="Times New Roman"/>
            <w:sz w:val="28"/>
            <w:szCs w:val="28"/>
          </w:rPr>
          <w:t xml:space="preserve">, </w:t>
        </w:r>
      </w:ins>
      <w:ins w:id="72" w:author="Julie" w:date="2021-12-22T11:17:00Z">
        <w:r w:rsidR="00A24C2C">
          <w:rPr>
            <w:rFonts w:eastAsia="Times New Roman"/>
            <w:sz w:val="28"/>
            <w:szCs w:val="28"/>
          </w:rPr>
          <w:t xml:space="preserve">we </w:t>
        </w:r>
      </w:ins>
      <w:del w:id="73" w:author="Julie" w:date="2021-12-22T11:17:00Z">
        <w:r w:rsidR="005E321E" w:rsidRPr="00FE06B4" w:rsidDel="001A380B">
          <w:rPr>
            <w:rFonts w:eastAsia="Times New Roman"/>
            <w:sz w:val="28"/>
            <w:szCs w:val="28"/>
          </w:rPr>
          <w:delText xml:space="preserve"> </w:delText>
        </w:r>
      </w:del>
      <w:del w:id="74" w:author="Julie" w:date="2021-12-22T11:15:00Z">
        <w:r w:rsidR="005E321E" w:rsidRPr="00FE06B4" w:rsidDel="00E434F1">
          <w:rPr>
            <w:rFonts w:eastAsia="Times New Roman"/>
            <w:sz w:val="28"/>
            <w:szCs w:val="28"/>
          </w:rPr>
          <w:delText>but</w:delText>
        </w:r>
        <w:r w:rsidR="00FE06B4" w:rsidRPr="00FE06B4" w:rsidDel="00E434F1">
          <w:rPr>
            <w:rFonts w:eastAsia="Times New Roman"/>
            <w:sz w:val="28"/>
            <w:szCs w:val="28"/>
          </w:rPr>
          <w:delText xml:space="preserve"> </w:delText>
        </w:r>
      </w:del>
      <w:del w:id="75" w:author="Julie" w:date="2021-12-22T11:18:00Z">
        <w:r w:rsidR="00590754" w:rsidDel="00A24C2C">
          <w:rPr>
            <w:rFonts w:eastAsia="Times New Roman"/>
            <w:sz w:val="28"/>
            <w:szCs w:val="28"/>
          </w:rPr>
          <w:delText>took advantage of the summer months and</w:delText>
        </w:r>
      </w:del>
      <w:del w:id="76" w:author="Julie" w:date="2021-12-22T11:17:00Z">
        <w:r w:rsidR="00590754" w:rsidDel="00A24C2C">
          <w:rPr>
            <w:rFonts w:eastAsia="Times New Roman"/>
            <w:sz w:val="28"/>
            <w:szCs w:val="28"/>
          </w:rPr>
          <w:delText xml:space="preserve"> </w:delText>
        </w:r>
      </w:del>
      <w:r w:rsidR="00AF3B10">
        <w:rPr>
          <w:rFonts w:eastAsia="Times New Roman"/>
          <w:sz w:val="28"/>
          <w:szCs w:val="28"/>
        </w:rPr>
        <w:t>sold</w:t>
      </w:r>
      <w:r w:rsidR="00FE06B4" w:rsidRPr="00FE06B4">
        <w:rPr>
          <w:rFonts w:eastAsia="Times New Roman"/>
          <w:sz w:val="28"/>
          <w:szCs w:val="28"/>
        </w:rPr>
        <w:t xml:space="preserve"> fo</w:t>
      </w:r>
      <w:r w:rsidR="00AF3B10">
        <w:rPr>
          <w:rFonts w:eastAsia="Times New Roman"/>
          <w:sz w:val="28"/>
          <w:szCs w:val="28"/>
        </w:rPr>
        <w:t>u</w:t>
      </w:r>
      <w:r w:rsidR="00FE06B4" w:rsidRPr="00FE06B4">
        <w:rPr>
          <w:rFonts w:eastAsia="Times New Roman"/>
          <w:sz w:val="28"/>
          <w:szCs w:val="28"/>
        </w:rPr>
        <w:t xml:space="preserve">r </w:t>
      </w:r>
      <w:r w:rsidR="00AF3B10">
        <w:rPr>
          <w:rFonts w:eastAsia="Times New Roman"/>
          <w:sz w:val="28"/>
          <w:szCs w:val="28"/>
        </w:rPr>
        <w:t>properties</w:t>
      </w:r>
      <w:r w:rsidR="00FE06B4" w:rsidRPr="00FE06B4">
        <w:rPr>
          <w:rFonts w:eastAsia="Times New Roman"/>
          <w:sz w:val="28"/>
          <w:szCs w:val="28"/>
        </w:rPr>
        <w:t xml:space="preserve"> at prices that </w:t>
      </w:r>
      <w:r w:rsidR="00A0776B">
        <w:rPr>
          <w:rFonts w:eastAsia="Times New Roman"/>
          <w:sz w:val="28"/>
          <w:szCs w:val="28"/>
        </w:rPr>
        <w:t xml:space="preserve">cumulatively </w:t>
      </w:r>
      <w:r w:rsidR="00FE06B4" w:rsidRPr="00FE06B4">
        <w:rPr>
          <w:rFonts w:eastAsia="Times New Roman"/>
          <w:sz w:val="28"/>
          <w:szCs w:val="28"/>
        </w:rPr>
        <w:t xml:space="preserve">exceeded their valuations from a year and a half earlier. </w:t>
      </w:r>
    </w:p>
    <w:p w14:paraId="55C6C919" w14:textId="4BC279B2" w:rsidR="00AF3B10" w:rsidRDefault="00FA7B0C" w:rsidP="00B92D95">
      <w:pPr>
        <w:rPr>
          <w:rFonts w:eastAsia="Times New Roman"/>
          <w:sz w:val="28"/>
          <w:szCs w:val="28"/>
        </w:rPr>
      </w:pPr>
      <w:ins w:id="77" w:author="Julie" w:date="2021-12-22T11:19:00Z">
        <w:r w:rsidRPr="00D82CCD">
          <w:rPr>
            <w:rFonts w:eastAsia="Times New Roman"/>
            <w:sz w:val="28"/>
            <w:szCs w:val="28"/>
          </w:rPr>
          <w:t>In addition, w</w:t>
        </w:r>
      </w:ins>
      <w:del w:id="78" w:author="Julie" w:date="2021-12-22T11:19:00Z">
        <w:r w:rsidR="00FE06B4" w:rsidRPr="00D82CCD" w:rsidDel="00FA7B0C">
          <w:rPr>
            <w:rFonts w:eastAsia="Times New Roman"/>
            <w:sz w:val="28"/>
            <w:szCs w:val="28"/>
          </w:rPr>
          <w:delText>W</w:delText>
        </w:r>
      </w:del>
      <w:r w:rsidR="00FE06B4" w:rsidRPr="00D82CCD">
        <w:rPr>
          <w:rFonts w:eastAsia="Times New Roman"/>
          <w:sz w:val="28"/>
          <w:szCs w:val="28"/>
        </w:rPr>
        <w:t xml:space="preserve">e increased our staff by </w:t>
      </w:r>
      <w:del w:id="79" w:author="Julie" w:date="2021-12-22T11:20:00Z">
        <w:r w:rsidR="00FE06B4" w:rsidRPr="00D82CCD" w:rsidDel="00FA7B0C">
          <w:rPr>
            <w:rFonts w:eastAsia="Times New Roman"/>
            <w:sz w:val="28"/>
            <w:szCs w:val="28"/>
          </w:rPr>
          <w:delText xml:space="preserve">bringing on </w:delText>
        </w:r>
      </w:del>
      <w:r w:rsidR="00FE06B4" w:rsidRPr="00D82CCD">
        <w:rPr>
          <w:rFonts w:eastAsia="Times New Roman"/>
          <w:sz w:val="28"/>
          <w:szCs w:val="28"/>
        </w:rPr>
        <w:t xml:space="preserve">two </w:t>
      </w:r>
      <w:r w:rsidR="000A01BA" w:rsidRPr="00D82CCD">
        <w:rPr>
          <w:rFonts w:eastAsia="Times New Roman"/>
          <w:sz w:val="28"/>
          <w:szCs w:val="28"/>
        </w:rPr>
        <w:t>A</w:t>
      </w:r>
      <w:r w:rsidR="00FE06B4" w:rsidRPr="00D82CCD">
        <w:rPr>
          <w:rFonts w:eastAsia="Times New Roman"/>
          <w:sz w:val="28"/>
          <w:szCs w:val="28"/>
        </w:rPr>
        <w:t>nalysts</w:t>
      </w:r>
      <w:r w:rsidR="00AF3B10" w:rsidRPr="00D82CCD">
        <w:rPr>
          <w:rFonts w:eastAsia="Times New Roman"/>
          <w:sz w:val="28"/>
          <w:szCs w:val="28"/>
        </w:rPr>
        <w:t>, a</w:t>
      </w:r>
      <w:r w:rsidR="00FE06B4" w:rsidRPr="00D82CCD">
        <w:rPr>
          <w:rFonts w:eastAsia="Times New Roman"/>
          <w:sz w:val="28"/>
          <w:szCs w:val="28"/>
        </w:rPr>
        <w:t>nd we</w:t>
      </w:r>
      <w:r w:rsidR="00AF3B10" w:rsidRPr="00D82CCD">
        <w:rPr>
          <w:rFonts w:eastAsia="Times New Roman"/>
          <w:sz w:val="28"/>
          <w:szCs w:val="28"/>
        </w:rPr>
        <w:t xml:space="preserve"> will </w:t>
      </w:r>
      <w:r w:rsidR="00FE06B4" w:rsidRPr="00D82CCD">
        <w:rPr>
          <w:rFonts w:eastAsia="Times New Roman"/>
          <w:sz w:val="28"/>
          <w:szCs w:val="28"/>
        </w:rPr>
        <w:t xml:space="preserve">end the year </w:t>
      </w:r>
      <w:r w:rsidR="000A01BA" w:rsidRPr="00D82CCD">
        <w:rPr>
          <w:rFonts w:eastAsia="Times New Roman"/>
          <w:sz w:val="28"/>
          <w:szCs w:val="28"/>
        </w:rPr>
        <w:t xml:space="preserve">strong </w:t>
      </w:r>
      <w:r w:rsidR="00FE06B4" w:rsidRPr="00D82CCD">
        <w:rPr>
          <w:rFonts w:eastAsia="Times New Roman"/>
          <w:sz w:val="28"/>
          <w:szCs w:val="28"/>
        </w:rPr>
        <w:t xml:space="preserve">with </w:t>
      </w:r>
      <w:del w:id="80" w:author="sanford@visionwisecapital.com" w:date="2021-12-22T11:39:00Z">
        <w:r w:rsidR="000A01BA" w:rsidRPr="00D82CCD" w:rsidDel="006C707A">
          <w:rPr>
            <w:rFonts w:eastAsia="Times New Roman"/>
            <w:sz w:val="28"/>
            <w:szCs w:val="28"/>
          </w:rPr>
          <w:delText>zero</w:delText>
        </w:r>
        <w:r w:rsidR="00FE06B4" w:rsidRPr="00D82CCD" w:rsidDel="006C707A">
          <w:rPr>
            <w:rFonts w:eastAsia="Times New Roman"/>
            <w:sz w:val="28"/>
            <w:szCs w:val="28"/>
          </w:rPr>
          <w:delText xml:space="preserve"> non</w:delText>
        </w:r>
        <w:r w:rsidR="00AF3B10" w:rsidRPr="00D82CCD" w:rsidDel="006C707A">
          <w:rPr>
            <w:rFonts w:eastAsia="Times New Roman"/>
            <w:sz w:val="28"/>
            <w:szCs w:val="28"/>
          </w:rPr>
          <w:delText>-</w:delText>
        </w:r>
      </w:del>
      <w:ins w:id="81" w:author="sanford@visionwisecapital.com" w:date="2021-12-22T11:39:00Z">
        <w:r w:rsidR="006C707A" w:rsidRPr="00D82CCD">
          <w:rPr>
            <w:rFonts w:eastAsia="Times New Roman"/>
            <w:sz w:val="28"/>
            <w:szCs w:val="28"/>
            <w:rPrChange w:id="82" w:author="sanford@visionwisecapital.com" w:date="2021-12-22T12:22:00Z">
              <w:rPr>
                <w:rFonts w:eastAsia="Times New Roman"/>
                <w:sz w:val="28"/>
                <w:szCs w:val="28"/>
                <w:highlight w:val="yellow"/>
              </w:rPr>
            </w:rPrChange>
          </w:rPr>
          <w:t xml:space="preserve">only </w:t>
        </w:r>
      </w:ins>
      <w:r w:rsidR="00FE06B4" w:rsidRPr="00D82CCD">
        <w:rPr>
          <w:rFonts w:eastAsia="Times New Roman"/>
          <w:sz w:val="28"/>
          <w:szCs w:val="28"/>
        </w:rPr>
        <w:t xml:space="preserve">real estate related debt on </w:t>
      </w:r>
      <w:r w:rsidR="000A01BA" w:rsidRPr="00D82CCD">
        <w:rPr>
          <w:rFonts w:eastAsia="Times New Roman"/>
          <w:sz w:val="28"/>
          <w:szCs w:val="28"/>
        </w:rPr>
        <w:t>our</w:t>
      </w:r>
      <w:r w:rsidR="00FE06B4" w:rsidRPr="00D82CCD">
        <w:rPr>
          <w:rFonts w:eastAsia="Times New Roman"/>
          <w:sz w:val="28"/>
          <w:szCs w:val="28"/>
        </w:rPr>
        <w:t xml:space="preserve"> </w:t>
      </w:r>
      <w:commentRangeStart w:id="83"/>
      <w:commentRangeStart w:id="84"/>
      <w:r w:rsidR="00FE06B4" w:rsidRPr="00D82CCD">
        <w:rPr>
          <w:rFonts w:eastAsia="Times New Roman"/>
          <w:sz w:val="28"/>
          <w:szCs w:val="28"/>
        </w:rPr>
        <w:t>books</w:t>
      </w:r>
      <w:commentRangeEnd w:id="83"/>
      <w:r w:rsidR="00A91A8C" w:rsidRPr="00D82CCD">
        <w:rPr>
          <w:rStyle w:val="CommentReference"/>
          <w:rFonts w:eastAsia="Times New Roman"/>
          <w:sz w:val="28"/>
          <w:szCs w:val="28"/>
        </w:rPr>
        <w:commentReference w:id="83"/>
      </w:r>
      <w:commentRangeEnd w:id="84"/>
      <w:r w:rsidR="006C707A" w:rsidRPr="00D82CCD">
        <w:rPr>
          <w:rStyle w:val="CommentReference"/>
          <w:rFonts w:eastAsia="Times New Roman"/>
          <w:sz w:val="28"/>
          <w:szCs w:val="28"/>
        </w:rPr>
        <w:commentReference w:id="84"/>
      </w:r>
      <w:r w:rsidR="00FE06B4" w:rsidRPr="00D82CCD">
        <w:rPr>
          <w:rFonts w:eastAsia="Times New Roman"/>
          <w:sz w:val="28"/>
          <w:szCs w:val="28"/>
        </w:rPr>
        <w:t xml:space="preserve">. </w:t>
      </w:r>
      <w:r w:rsidR="00A0776B" w:rsidRPr="00D82CCD">
        <w:rPr>
          <w:rFonts w:eastAsia="Times New Roman"/>
          <w:sz w:val="28"/>
          <w:szCs w:val="28"/>
        </w:rPr>
        <w:t>Though</w:t>
      </w:r>
      <w:r w:rsidR="00FE06B4" w:rsidRPr="00FE06B4">
        <w:rPr>
          <w:rFonts w:eastAsia="Times New Roman"/>
          <w:sz w:val="28"/>
          <w:szCs w:val="28"/>
        </w:rPr>
        <w:t xml:space="preserve"> not </w:t>
      </w:r>
      <w:r w:rsidR="00AF3B10">
        <w:rPr>
          <w:rFonts w:eastAsia="Times New Roman"/>
          <w:sz w:val="28"/>
          <w:szCs w:val="28"/>
        </w:rPr>
        <w:t xml:space="preserve">categorized as </w:t>
      </w:r>
      <w:r w:rsidR="00FE06B4" w:rsidRPr="00FE06B4">
        <w:rPr>
          <w:rFonts w:eastAsia="Times New Roman"/>
          <w:sz w:val="28"/>
          <w:szCs w:val="28"/>
        </w:rPr>
        <w:t xml:space="preserve">an </w:t>
      </w:r>
      <w:r w:rsidR="00FE06B4" w:rsidRPr="00FE06B4">
        <w:rPr>
          <w:rFonts w:eastAsia="Times New Roman"/>
          <w:sz w:val="28"/>
          <w:szCs w:val="28"/>
        </w:rPr>
        <w:lastRenderedPageBreak/>
        <w:t>essential business</w:t>
      </w:r>
      <w:r w:rsidR="00AF3B10">
        <w:rPr>
          <w:rFonts w:eastAsia="Times New Roman"/>
          <w:sz w:val="28"/>
          <w:szCs w:val="28"/>
        </w:rPr>
        <w:t xml:space="preserve">, </w:t>
      </w:r>
      <w:r w:rsidR="005168D4">
        <w:rPr>
          <w:rFonts w:eastAsia="Times New Roman"/>
          <w:sz w:val="28"/>
          <w:szCs w:val="28"/>
        </w:rPr>
        <w:t>VWC has</w:t>
      </w:r>
      <w:r w:rsidR="00FE06B4" w:rsidRPr="00FE06B4">
        <w:rPr>
          <w:rFonts w:eastAsia="Times New Roman"/>
          <w:sz w:val="28"/>
          <w:szCs w:val="28"/>
        </w:rPr>
        <w:t xml:space="preserve"> been both </w:t>
      </w:r>
      <w:r w:rsidR="00AF3B10">
        <w:rPr>
          <w:rFonts w:eastAsia="Times New Roman"/>
          <w:sz w:val="28"/>
          <w:szCs w:val="28"/>
        </w:rPr>
        <w:t>fortunate</w:t>
      </w:r>
      <w:r w:rsidR="00FE06B4" w:rsidRPr="00FE06B4">
        <w:rPr>
          <w:rFonts w:eastAsia="Times New Roman"/>
          <w:sz w:val="28"/>
          <w:szCs w:val="28"/>
        </w:rPr>
        <w:t xml:space="preserve"> and focused </w:t>
      </w:r>
      <w:r w:rsidR="005168D4">
        <w:rPr>
          <w:rFonts w:eastAsia="Times New Roman"/>
          <w:sz w:val="28"/>
          <w:szCs w:val="28"/>
        </w:rPr>
        <w:t>during</w:t>
      </w:r>
      <w:r w:rsidR="00FE06B4" w:rsidRPr="00FE06B4">
        <w:rPr>
          <w:rFonts w:eastAsia="Times New Roman"/>
          <w:sz w:val="28"/>
          <w:szCs w:val="28"/>
        </w:rPr>
        <w:t xml:space="preserve"> a period wh</w:t>
      </w:r>
      <w:r w:rsidR="005168D4">
        <w:rPr>
          <w:rFonts w:eastAsia="Times New Roman"/>
          <w:sz w:val="28"/>
          <w:szCs w:val="28"/>
        </w:rPr>
        <w:t>en pursuing a</w:t>
      </w:r>
      <w:r w:rsidR="00FE06B4" w:rsidRPr="00FE06B4">
        <w:rPr>
          <w:rFonts w:eastAsia="Times New Roman"/>
          <w:sz w:val="28"/>
          <w:szCs w:val="28"/>
        </w:rPr>
        <w:t xml:space="preserve"> vision </w:t>
      </w:r>
      <w:r w:rsidR="00A0776B">
        <w:rPr>
          <w:rFonts w:eastAsia="Times New Roman"/>
          <w:sz w:val="28"/>
          <w:szCs w:val="28"/>
        </w:rPr>
        <w:t xml:space="preserve">for </w:t>
      </w:r>
      <w:ins w:id="85" w:author="Julie" w:date="2021-12-22T11:21:00Z">
        <w:r w:rsidR="00EB18EA">
          <w:rPr>
            <w:rFonts w:eastAsia="Times New Roman"/>
            <w:sz w:val="28"/>
            <w:szCs w:val="28"/>
          </w:rPr>
          <w:t>investors</w:t>
        </w:r>
      </w:ins>
      <w:del w:id="86" w:author="Julie" w:date="2021-12-22T11:21:00Z">
        <w:r w:rsidR="00A0776B" w:rsidDel="00EB18EA">
          <w:rPr>
            <w:rFonts w:eastAsia="Times New Roman"/>
            <w:sz w:val="28"/>
            <w:szCs w:val="28"/>
          </w:rPr>
          <w:delText>business owners</w:delText>
        </w:r>
      </w:del>
      <w:r w:rsidR="00A0776B">
        <w:rPr>
          <w:rFonts w:eastAsia="Times New Roman"/>
          <w:sz w:val="28"/>
          <w:szCs w:val="28"/>
        </w:rPr>
        <w:t xml:space="preserve"> </w:t>
      </w:r>
      <w:r w:rsidR="000A01BA">
        <w:rPr>
          <w:rFonts w:eastAsia="Times New Roman"/>
          <w:sz w:val="28"/>
          <w:szCs w:val="28"/>
        </w:rPr>
        <w:t>has been</w:t>
      </w:r>
      <w:r w:rsidR="00FE06B4" w:rsidRPr="00FE06B4">
        <w:rPr>
          <w:rFonts w:eastAsia="Times New Roman"/>
          <w:sz w:val="28"/>
          <w:szCs w:val="28"/>
        </w:rPr>
        <w:t xml:space="preserve"> most challenging. </w:t>
      </w:r>
    </w:p>
    <w:p w14:paraId="1E2D4401" w14:textId="26A3ACAB" w:rsidR="00AF3B10" w:rsidRDefault="00FE06B4" w:rsidP="00B92D95">
      <w:pPr>
        <w:rPr>
          <w:rFonts w:eastAsia="Times New Roman"/>
          <w:sz w:val="28"/>
          <w:szCs w:val="28"/>
        </w:rPr>
      </w:pPr>
      <w:r w:rsidRPr="00FE06B4">
        <w:rPr>
          <w:rFonts w:eastAsia="Times New Roman"/>
          <w:sz w:val="28"/>
          <w:szCs w:val="28"/>
        </w:rPr>
        <w:t xml:space="preserve">Time </w:t>
      </w:r>
      <w:ins w:id="87" w:author="Julie" w:date="2021-12-22T10:54:00Z">
        <w:r w:rsidR="00C9504C">
          <w:rPr>
            <w:rFonts w:eastAsia="Times New Roman"/>
            <w:sz w:val="28"/>
            <w:szCs w:val="28"/>
          </w:rPr>
          <w:t xml:space="preserve">moves </w:t>
        </w:r>
        <w:r w:rsidR="0073651D">
          <w:rPr>
            <w:rFonts w:eastAsia="Times New Roman"/>
            <w:sz w:val="28"/>
            <w:szCs w:val="28"/>
          </w:rPr>
          <w:t xml:space="preserve">so </w:t>
        </w:r>
        <w:r w:rsidR="00C9504C">
          <w:rPr>
            <w:rFonts w:eastAsia="Times New Roman"/>
            <w:sz w:val="28"/>
            <w:szCs w:val="28"/>
          </w:rPr>
          <w:t xml:space="preserve">quickly </w:t>
        </w:r>
      </w:ins>
      <w:del w:id="88" w:author="Julie" w:date="2021-12-22T10:54:00Z">
        <w:r w:rsidRPr="00FE06B4" w:rsidDel="00C9504C">
          <w:rPr>
            <w:rFonts w:eastAsia="Times New Roman"/>
            <w:sz w:val="28"/>
            <w:szCs w:val="28"/>
          </w:rPr>
          <w:delText xml:space="preserve">is moving </w:delText>
        </w:r>
        <w:r w:rsidRPr="00FE06B4" w:rsidDel="00802740">
          <w:rPr>
            <w:rFonts w:eastAsia="Times New Roman"/>
            <w:sz w:val="28"/>
            <w:szCs w:val="28"/>
          </w:rPr>
          <w:delText>s</w:delText>
        </w:r>
        <w:r w:rsidRPr="00FE06B4" w:rsidDel="00C9504C">
          <w:rPr>
            <w:rFonts w:eastAsia="Times New Roman"/>
            <w:sz w:val="28"/>
            <w:szCs w:val="28"/>
          </w:rPr>
          <w:delText xml:space="preserve">o quickly </w:delText>
        </w:r>
      </w:del>
      <w:r w:rsidRPr="00FE06B4">
        <w:rPr>
          <w:rFonts w:eastAsia="Times New Roman"/>
          <w:sz w:val="28"/>
          <w:szCs w:val="28"/>
        </w:rPr>
        <w:t xml:space="preserve">that we barely have time to ponder these successes. </w:t>
      </w:r>
      <w:r w:rsidR="005E321E" w:rsidRPr="00FE06B4">
        <w:rPr>
          <w:rFonts w:eastAsia="Times New Roman"/>
          <w:sz w:val="28"/>
          <w:szCs w:val="28"/>
        </w:rPr>
        <w:t>We are</w:t>
      </w:r>
      <w:r w:rsidRPr="00FE06B4">
        <w:rPr>
          <w:rFonts w:eastAsia="Times New Roman"/>
          <w:sz w:val="28"/>
          <w:szCs w:val="28"/>
        </w:rPr>
        <w:t xml:space="preserve"> only </w:t>
      </w:r>
      <w:del w:id="89" w:author="Julie" w:date="2021-12-22T10:54:00Z">
        <w:r w:rsidRPr="00FE06B4" w:rsidDel="00802740">
          <w:rPr>
            <w:rFonts w:eastAsia="Times New Roman"/>
            <w:sz w:val="28"/>
            <w:szCs w:val="28"/>
          </w:rPr>
          <w:delText xml:space="preserve">a few </w:delText>
        </w:r>
      </w:del>
      <w:r w:rsidRPr="00FE06B4">
        <w:rPr>
          <w:rFonts w:eastAsia="Times New Roman"/>
          <w:sz w:val="28"/>
          <w:szCs w:val="28"/>
        </w:rPr>
        <w:t>days away from 2022</w:t>
      </w:r>
      <w:ins w:id="90" w:author="Julie" w:date="2021-12-22T10:55:00Z">
        <w:r w:rsidR="0073651D">
          <w:rPr>
            <w:rFonts w:eastAsia="Times New Roman"/>
            <w:sz w:val="28"/>
            <w:szCs w:val="28"/>
          </w:rPr>
          <w:t xml:space="preserve">, it is </w:t>
        </w:r>
      </w:ins>
      <w:del w:id="91" w:author="Julie" w:date="2021-12-22T10:55:00Z">
        <w:r w:rsidR="000A01BA" w:rsidDel="0073651D">
          <w:rPr>
            <w:rFonts w:eastAsia="Times New Roman"/>
            <w:sz w:val="28"/>
            <w:szCs w:val="28"/>
          </w:rPr>
          <w:delText xml:space="preserve">. </w:delText>
        </w:r>
        <w:r w:rsidR="005E321E" w:rsidDel="0073651D">
          <w:rPr>
            <w:rFonts w:eastAsia="Times New Roman"/>
            <w:sz w:val="28"/>
            <w:szCs w:val="28"/>
          </w:rPr>
          <w:delText>B</w:delText>
        </w:r>
        <w:r w:rsidR="005E321E" w:rsidRPr="00FE06B4" w:rsidDel="0073651D">
          <w:rPr>
            <w:rFonts w:eastAsia="Times New Roman"/>
            <w:sz w:val="28"/>
            <w:szCs w:val="28"/>
          </w:rPr>
          <w:delText>ut</w:delText>
        </w:r>
        <w:r w:rsidRPr="00FE06B4" w:rsidDel="0073651D">
          <w:rPr>
            <w:rFonts w:eastAsia="Times New Roman"/>
            <w:sz w:val="28"/>
            <w:szCs w:val="28"/>
          </w:rPr>
          <w:delText xml:space="preserve"> it</w:delText>
        </w:r>
      </w:del>
      <w:del w:id="92" w:author="sanford@visionwisecapital.com" w:date="2021-12-22T11:41:00Z">
        <w:r w:rsidRPr="00FE06B4" w:rsidDel="006C707A">
          <w:rPr>
            <w:rFonts w:eastAsia="Times New Roman"/>
            <w:sz w:val="28"/>
            <w:szCs w:val="28"/>
          </w:rPr>
          <w:delText xml:space="preserve"> is</w:delText>
        </w:r>
      </w:del>
      <w:r w:rsidRPr="00FE06B4">
        <w:rPr>
          <w:rFonts w:eastAsia="Times New Roman"/>
          <w:sz w:val="28"/>
          <w:szCs w:val="28"/>
        </w:rPr>
        <w:t xml:space="preserve"> </w:t>
      </w:r>
      <w:r w:rsidR="000A01BA">
        <w:rPr>
          <w:rFonts w:eastAsia="Times New Roman"/>
          <w:sz w:val="28"/>
          <w:szCs w:val="28"/>
        </w:rPr>
        <w:t xml:space="preserve">the </w:t>
      </w:r>
      <w:r w:rsidRPr="00FE06B4">
        <w:rPr>
          <w:rFonts w:eastAsia="Times New Roman"/>
          <w:sz w:val="28"/>
          <w:szCs w:val="28"/>
        </w:rPr>
        <w:t>Christmas</w:t>
      </w:r>
      <w:r w:rsidR="00AF3B10">
        <w:rPr>
          <w:rFonts w:eastAsia="Times New Roman"/>
          <w:sz w:val="28"/>
          <w:szCs w:val="28"/>
        </w:rPr>
        <w:t xml:space="preserve"> Season,</w:t>
      </w:r>
      <w:r w:rsidRPr="00FE06B4">
        <w:rPr>
          <w:rFonts w:eastAsia="Times New Roman"/>
          <w:sz w:val="28"/>
          <w:szCs w:val="28"/>
        </w:rPr>
        <w:t xml:space="preserve"> and we </w:t>
      </w:r>
      <w:r w:rsidR="00AF3B10">
        <w:rPr>
          <w:rFonts w:eastAsia="Times New Roman"/>
          <w:sz w:val="28"/>
          <w:szCs w:val="28"/>
        </w:rPr>
        <w:t>need to enjoy the moments as they happen.</w:t>
      </w:r>
    </w:p>
    <w:p w14:paraId="6DC314FF" w14:textId="318118A7" w:rsidR="003D5E5F" w:rsidRDefault="00FE06B4" w:rsidP="00B92D95">
      <w:pPr>
        <w:rPr>
          <w:rFonts w:eastAsia="Times New Roman"/>
          <w:sz w:val="28"/>
          <w:szCs w:val="28"/>
        </w:rPr>
      </w:pPr>
      <w:commentRangeStart w:id="93"/>
      <w:del w:id="94" w:author="sanford@visionwisecapital.com" w:date="2021-12-22T11:42:00Z">
        <w:r w:rsidRPr="00FE06B4" w:rsidDel="00C56F52">
          <w:rPr>
            <w:rFonts w:eastAsia="Times New Roman"/>
            <w:sz w:val="28"/>
            <w:szCs w:val="28"/>
          </w:rPr>
          <w:delText>It</w:delText>
        </w:r>
        <w:commentRangeEnd w:id="93"/>
        <w:r w:rsidR="005259EF" w:rsidRPr="00FE06B4" w:rsidDel="00C56F52">
          <w:rPr>
            <w:rStyle w:val="CommentReference"/>
            <w:rFonts w:eastAsia="Times New Roman"/>
            <w:sz w:val="28"/>
            <w:szCs w:val="28"/>
          </w:rPr>
          <w:commentReference w:id="93"/>
        </w:r>
        <w:r w:rsidRPr="00FE06B4" w:rsidDel="00C56F52">
          <w:rPr>
            <w:rFonts w:eastAsia="Times New Roman"/>
            <w:sz w:val="28"/>
            <w:szCs w:val="28"/>
          </w:rPr>
          <w:delText xml:space="preserve"> is with this in mind that I recall</w:delText>
        </w:r>
      </w:del>
      <w:ins w:id="95" w:author="sanford@visionwisecapital.com" w:date="2021-12-22T11:42:00Z">
        <w:r w:rsidR="00C56F52">
          <w:rPr>
            <w:rFonts w:eastAsia="Times New Roman"/>
            <w:sz w:val="28"/>
            <w:szCs w:val="28"/>
          </w:rPr>
          <w:t>I recall one of those moments</w:t>
        </w:r>
      </w:ins>
      <w:r w:rsidR="00EF6F4D">
        <w:rPr>
          <w:rFonts w:eastAsia="Times New Roman"/>
          <w:sz w:val="28"/>
          <w:szCs w:val="28"/>
        </w:rPr>
        <w:t>,</w:t>
      </w:r>
      <w:r w:rsidR="003D5E5F" w:rsidRPr="00782AB0">
        <w:rPr>
          <w:rFonts w:eastAsia="Times New Roman"/>
          <w:sz w:val="28"/>
          <w:szCs w:val="28"/>
        </w:rPr>
        <w:t xml:space="preserve"> </w:t>
      </w:r>
      <w:r w:rsidR="00807D59">
        <w:rPr>
          <w:rFonts w:eastAsia="Times New Roman"/>
          <w:sz w:val="28"/>
          <w:szCs w:val="28"/>
        </w:rPr>
        <w:t xml:space="preserve">years ago, </w:t>
      </w:r>
      <w:r w:rsidR="003D5E5F" w:rsidRPr="00782AB0">
        <w:rPr>
          <w:rFonts w:eastAsia="Times New Roman"/>
          <w:sz w:val="28"/>
          <w:szCs w:val="28"/>
        </w:rPr>
        <w:t>when one of our children came into the family room at the age of about six years and stood before us with a look</w:t>
      </w:r>
      <w:r w:rsidR="003D5E5F">
        <w:rPr>
          <w:rFonts w:eastAsia="Times New Roman"/>
          <w:sz w:val="28"/>
          <w:szCs w:val="28"/>
        </w:rPr>
        <w:t xml:space="preserve"> </w:t>
      </w:r>
      <w:ins w:id="96" w:author="sanford@visionwisecapital.com" w:date="2021-12-22T12:03:00Z">
        <w:r w:rsidR="00321879">
          <w:rPr>
            <w:rFonts w:eastAsia="Times New Roman"/>
            <w:sz w:val="28"/>
            <w:szCs w:val="28"/>
          </w:rPr>
          <w:t xml:space="preserve">of </w:t>
        </w:r>
      </w:ins>
      <w:del w:id="97" w:author="sanford@visionwisecapital.com" w:date="2021-12-22T12:03:00Z">
        <w:r w:rsidR="00617C3D" w:rsidDel="00321879">
          <w:rPr>
            <w:rFonts w:eastAsia="Times New Roman"/>
            <w:sz w:val="28"/>
            <w:szCs w:val="28"/>
          </w:rPr>
          <w:delText xml:space="preserve">not </w:delText>
        </w:r>
        <w:r w:rsidR="003D5E5F" w:rsidDel="00321879">
          <w:rPr>
            <w:rFonts w:eastAsia="Times New Roman"/>
            <w:sz w:val="28"/>
            <w:szCs w:val="28"/>
          </w:rPr>
          <w:delText>of</w:delText>
        </w:r>
        <w:r w:rsidR="003D5E5F" w:rsidRPr="00782AB0" w:rsidDel="00321879">
          <w:rPr>
            <w:rFonts w:eastAsia="Times New Roman"/>
            <w:sz w:val="28"/>
            <w:szCs w:val="28"/>
          </w:rPr>
          <w:delText xml:space="preserve"> guilt </w:delText>
        </w:r>
        <w:r w:rsidR="00143DB7" w:rsidDel="00321879">
          <w:rPr>
            <w:rFonts w:eastAsia="Times New Roman"/>
            <w:sz w:val="28"/>
            <w:szCs w:val="28"/>
          </w:rPr>
          <w:delText>but</w:delText>
        </w:r>
        <w:r w:rsidR="003D5E5F" w:rsidRPr="00782AB0" w:rsidDel="00321879">
          <w:rPr>
            <w:rFonts w:eastAsia="Times New Roman"/>
            <w:sz w:val="28"/>
            <w:szCs w:val="28"/>
          </w:rPr>
          <w:delText xml:space="preserve"> </w:delText>
        </w:r>
      </w:del>
      <w:r w:rsidR="003D5E5F" w:rsidRPr="00782AB0">
        <w:rPr>
          <w:rFonts w:eastAsia="Times New Roman"/>
          <w:sz w:val="28"/>
          <w:szCs w:val="28"/>
        </w:rPr>
        <w:t>wonder</w:t>
      </w:r>
      <w:r w:rsidR="005E321E">
        <w:rPr>
          <w:rFonts w:eastAsia="Times New Roman"/>
          <w:sz w:val="28"/>
          <w:szCs w:val="28"/>
        </w:rPr>
        <w:t>.</w:t>
      </w:r>
      <w:r w:rsidR="005E321E" w:rsidRPr="00782AB0">
        <w:rPr>
          <w:rFonts w:eastAsia="Times New Roman"/>
          <w:sz w:val="28"/>
          <w:szCs w:val="28"/>
        </w:rPr>
        <w:t xml:space="preserve"> </w:t>
      </w:r>
      <w:r w:rsidR="00F23B3E">
        <w:rPr>
          <w:rFonts w:eastAsia="Times New Roman"/>
          <w:sz w:val="28"/>
          <w:szCs w:val="28"/>
        </w:rPr>
        <w:t>My wife</w:t>
      </w:r>
      <w:r w:rsidR="003D5E5F" w:rsidRPr="00782AB0">
        <w:rPr>
          <w:rFonts w:eastAsia="Times New Roman"/>
          <w:sz w:val="28"/>
          <w:szCs w:val="28"/>
        </w:rPr>
        <w:t xml:space="preserve"> and I had </w:t>
      </w:r>
      <w:r w:rsidR="003D5E5F">
        <w:rPr>
          <w:rFonts w:eastAsia="Times New Roman"/>
          <w:sz w:val="28"/>
          <w:szCs w:val="28"/>
        </w:rPr>
        <w:t>examined</w:t>
      </w:r>
      <w:r w:rsidR="003D5E5F" w:rsidRPr="00782AB0">
        <w:rPr>
          <w:rFonts w:eastAsia="Times New Roman"/>
          <w:sz w:val="28"/>
          <w:szCs w:val="28"/>
        </w:rPr>
        <w:t xml:space="preserve"> the evidence of his wrongdoing and came to a mutual conclusion that he had completely stepped out of line</w:t>
      </w:r>
      <w:r w:rsidR="003D5E5F">
        <w:rPr>
          <w:rFonts w:eastAsia="Times New Roman"/>
          <w:sz w:val="28"/>
          <w:szCs w:val="28"/>
        </w:rPr>
        <w:t>.</w:t>
      </w:r>
    </w:p>
    <w:p w14:paraId="700974FE" w14:textId="31C6B593" w:rsidR="003D5E5F" w:rsidRPr="00782AB0" w:rsidRDefault="003D5E5F" w:rsidP="003D5E5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About the time I finished my “</w:t>
      </w:r>
      <w:r w:rsidR="00B90DCF">
        <w:rPr>
          <w:rFonts w:eastAsia="Times New Roman"/>
          <w:sz w:val="28"/>
          <w:szCs w:val="28"/>
        </w:rPr>
        <w:t>H</w:t>
      </w:r>
      <w:r>
        <w:rPr>
          <w:rFonts w:eastAsia="Times New Roman"/>
          <w:sz w:val="28"/>
          <w:szCs w:val="28"/>
        </w:rPr>
        <w:t>ere’s what you did</w:t>
      </w:r>
      <w:r w:rsidR="005E321E">
        <w:rPr>
          <w:rFonts w:eastAsia="Times New Roman"/>
          <w:sz w:val="28"/>
          <w:szCs w:val="28"/>
        </w:rPr>
        <w:t>,”</w:t>
      </w:r>
      <w:r>
        <w:rPr>
          <w:rFonts w:eastAsia="Times New Roman"/>
          <w:sz w:val="28"/>
          <w:szCs w:val="28"/>
        </w:rPr>
        <w:t xml:space="preserve"> and </w:t>
      </w:r>
      <w:r w:rsidR="000A01BA">
        <w:rPr>
          <w:rFonts w:eastAsia="Times New Roman"/>
          <w:sz w:val="28"/>
          <w:szCs w:val="28"/>
        </w:rPr>
        <w:t>“</w:t>
      </w:r>
      <w:r>
        <w:rPr>
          <w:rFonts w:eastAsia="Times New Roman"/>
          <w:sz w:val="28"/>
          <w:szCs w:val="28"/>
        </w:rPr>
        <w:t>why we</w:t>
      </w:r>
      <w:r w:rsidR="00F23B3E">
        <w:rPr>
          <w:rFonts w:eastAsia="Times New Roman"/>
          <w:sz w:val="28"/>
          <w:szCs w:val="28"/>
        </w:rPr>
        <w:t xml:space="preserve"> a</w:t>
      </w:r>
      <w:r>
        <w:rPr>
          <w:rFonts w:eastAsia="Times New Roman"/>
          <w:sz w:val="28"/>
          <w:szCs w:val="28"/>
        </w:rPr>
        <w:t>re upset” monologue, we opened it up for him to give his point of view</w:t>
      </w:r>
      <w:ins w:id="98" w:author="sanford@visionwisecapital.com" w:date="2021-12-22T11:44:00Z">
        <w:r w:rsidR="00C56F52">
          <w:rPr>
            <w:rFonts w:eastAsia="Times New Roman"/>
            <w:sz w:val="28"/>
            <w:szCs w:val="28"/>
          </w:rPr>
          <w:t>,</w:t>
        </w:r>
      </w:ins>
      <w:r>
        <w:rPr>
          <w:rFonts w:eastAsia="Times New Roman"/>
          <w:sz w:val="28"/>
          <w:szCs w:val="28"/>
        </w:rPr>
        <w:t xml:space="preserve"> and we actively listened to his side of the story</w:t>
      </w:r>
      <w:r w:rsidR="005E321E">
        <w:rPr>
          <w:rFonts w:eastAsia="Times New Roman"/>
          <w:sz w:val="28"/>
          <w:szCs w:val="28"/>
        </w:rPr>
        <w:t xml:space="preserve">. </w:t>
      </w:r>
      <w:r>
        <w:rPr>
          <w:rFonts w:eastAsia="Times New Roman"/>
          <w:sz w:val="28"/>
          <w:szCs w:val="28"/>
        </w:rPr>
        <w:t xml:space="preserve">By the time he finished telling us his version of the truth, both of </w:t>
      </w:r>
      <w:r w:rsidR="00F23B3E">
        <w:rPr>
          <w:rFonts w:eastAsia="Times New Roman"/>
          <w:sz w:val="28"/>
          <w:szCs w:val="28"/>
        </w:rPr>
        <w:t>our jaws dropped</w:t>
      </w:r>
      <w:r w:rsidR="005E321E">
        <w:rPr>
          <w:rFonts w:eastAsia="Times New Roman"/>
          <w:sz w:val="28"/>
          <w:szCs w:val="28"/>
        </w:rPr>
        <w:t xml:space="preserve">. </w:t>
      </w:r>
      <w:r>
        <w:rPr>
          <w:rFonts w:eastAsia="Times New Roman"/>
          <w:sz w:val="28"/>
          <w:szCs w:val="28"/>
        </w:rPr>
        <w:t xml:space="preserve">We were </w:t>
      </w:r>
      <w:r w:rsidR="00B90DCF">
        <w:rPr>
          <w:rFonts w:eastAsia="Times New Roman"/>
          <w:sz w:val="28"/>
          <w:szCs w:val="28"/>
        </w:rPr>
        <w:t>astonished</w:t>
      </w:r>
      <w:r w:rsidR="005E321E">
        <w:rPr>
          <w:rFonts w:eastAsia="Times New Roman"/>
          <w:sz w:val="28"/>
          <w:szCs w:val="28"/>
        </w:rPr>
        <w:t xml:space="preserve">! </w:t>
      </w:r>
      <w:r>
        <w:rPr>
          <w:rFonts w:eastAsia="Times New Roman"/>
          <w:sz w:val="28"/>
          <w:szCs w:val="28"/>
        </w:rPr>
        <w:t>How could he have seen it that way</w:t>
      </w:r>
      <w:r w:rsidR="005E321E">
        <w:rPr>
          <w:rFonts w:eastAsia="Times New Roman"/>
          <w:sz w:val="28"/>
          <w:szCs w:val="28"/>
        </w:rPr>
        <w:t xml:space="preserve">? </w:t>
      </w:r>
      <w:r>
        <w:rPr>
          <w:rFonts w:eastAsia="Times New Roman"/>
          <w:sz w:val="28"/>
          <w:szCs w:val="28"/>
        </w:rPr>
        <w:t xml:space="preserve">How could he have </w:t>
      </w:r>
      <w:r w:rsidRPr="003D5E5F">
        <w:rPr>
          <w:rFonts w:eastAsia="Times New Roman"/>
          <w:b/>
          <w:bCs/>
          <w:sz w:val="28"/>
          <w:szCs w:val="28"/>
        </w:rPr>
        <w:t>only</w:t>
      </w:r>
      <w:r>
        <w:rPr>
          <w:rFonts w:eastAsia="Times New Roman"/>
          <w:sz w:val="28"/>
          <w:szCs w:val="28"/>
        </w:rPr>
        <w:t xml:space="preserve"> seen it that way</w:t>
      </w:r>
      <w:r w:rsidR="005E321E">
        <w:rPr>
          <w:rFonts w:eastAsia="Times New Roman"/>
          <w:sz w:val="28"/>
          <w:szCs w:val="28"/>
        </w:rPr>
        <w:t xml:space="preserve">? </w:t>
      </w:r>
      <w:r>
        <w:rPr>
          <w:rFonts w:eastAsia="Times New Roman"/>
          <w:sz w:val="28"/>
          <w:szCs w:val="28"/>
        </w:rPr>
        <w:t>How could we have been so blind to his way of thinking?</w:t>
      </w:r>
    </w:p>
    <w:p w14:paraId="6586CA40" w14:textId="383E7C1B" w:rsidR="00032659" w:rsidRDefault="00B95343" w:rsidP="00B95343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My wife and I looked at each other and</w:t>
      </w:r>
      <w:r w:rsidR="003D46DF">
        <w:rPr>
          <w:rFonts w:eastAsia="Times New Roman"/>
          <w:sz w:val="28"/>
          <w:szCs w:val="28"/>
        </w:rPr>
        <w:t xml:space="preserve"> agreed, his reasoning </w:t>
      </w:r>
      <w:r w:rsidR="00B90DCF">
        <w:rPr>
          <w:rFonts w:eastAsia="Times New Roman"/>
          <w:sz w:val="28"/>
          <w:szCs w:val="28"/>
        </w:rPr>
        <w:t>was</w:t>
      </w:r>
      <w:r w:rsidR="003D46DF">
        <w:rPr>
          <w:rFonts w:eastAsia="Times New Roman"/>
          <w:sz w:val="28"/>
          <w:szCs w:val="28"/>
        </w:rPr>
        <w:t xml:space="preserve"> a fair assessment of what was true.  </w:t>
      </w:r>
      <w:r w:rsidR="00B90DCF">
        <w:rPr>
          <w:rFonts w:eastAsia="Times New Roman"/>
          <w:sz w:val="28"/>
          <w:szCs w:val="28"/>
        </w:rPr>
        <w:t>Though different from what we</w:t>
      </w:r>
      <w:r w:rsidR="00A07577">
        <w:rPr>
          <w:rFonts w:eastAsia="Times New Roman"/>
          <w:sz w:val="28"/>
          <w:szCs w:val="28"/>
        </w:rPr>
        <w:t xml:space="preserve"> experienced and understood, I believed his story </w:t>
      </w:r>
      <w:r w:rsidR="003D46DF">
        <w:rPr>
          <w:rFonts w:eastAsia="Times New Roman"/>
          <w:sz w:val="28"/>
          <w:szCs w:val="28"/>
        </w:rPr>
        <w:t>be</w:t>
      </w:r>
      <w:r w:rsidRPr="002A6A15">
        <w:rPr>
          <w:rFonts w:eastAsia="Times New Roman"/>
          <w:sz w:val="28"/>
          <w:szCs w:val="28"/>
        </w:rPr>
        <w:t xml:space="preserve">cause it </w:t>
      </w:r>
      <w:r w:rsidR="003D46DF">
        <w:rPr>
          <w:rFonts w:eastAsia="Times New Roman"/>
          <w:sz w:val="28"/>
          <w:szCs w:val="28"/>
        </w:rPr>
        <w:t>was</w:t>
      </w:r>
      <w:r w:rsidRPr="002A6A15">
        <w:rPr>
          <w:rFonts w:eastAsia="Times New Roman"/>
          <w:sz w:val="28"/>
          <w:szCs w:val="28"/>
        </w:rPr>
        <w:t xml:space="preserve"> so </w:t>
      </w:r>
      <w:r>
        <w:rPr>
          <w:rFonts w:eastAsia="Times New Roman"/>
          <w:sz w:val="28"/>
          <w:szCs w:val="28"/>
        </w:rPr>
        <w:t>child</w:t>
      </w:r>
      <w:ins w:id="99" w:author="sanford@visionwisecapital.com" w:date="2021-12-22T11:44:00Z">
        <w:r w:rsidR="00C56F52">
          <w:rPr>
            <w:rFonts w:eastAsia="Times New Roman"/>
            <w:sz w:val="28"/>
            <w:szCs w:val="28"/>
          </w:rPr>
          <w:t>-</w:t>
        </w:r>
      </w:ins>
      <w:r>
        <w:rPr>
          <w:rFonts w:eastAsia="Times New Roman"/>
          <w:sz w:val="28"/>
          <w:szCs w:val="28"/>
        </w:rPr>
        <w:t>like</w:t>
      </w:r>
      <w:r w:rsidR="003D46DF">
        <w:rPr>
          <w:rFonts w:eastAsia="Times New Roman"/>
          <w:sz w:val="28"/>
          <w:szCs w:val="28"/>
        </w:rPr>
        <w:t>, so basic.</w:t>
      </w:r>
      <w:r w:rsidRPr="002A6A15">
        <w:rPr>
          <w:rFonts w:eastAsia="Times New Roman"/>
          <w:sz w:val="28"/>
          <w:szCs w:val="28"/>
        </w:rPr>
        <w:t xml:space="preserve"> </w:t>
      </w:r>
      <w:r w:rsidR="001D5B7A">
        <w:rPr>
          <w:rFonts w:eastAsia="Times New Roman"/>
          <w:sz w:val="28"/>
          <w:szCs w:val="28"/>
        </w:rPr>
        <w:t xml:space="preserve">It was amazing that </w:t>
      </w:r>
      <w:r w:rsidR="003D46DF">
        <w:rPr>
          <w:rFonts w:eastAsia="Times New Roman"/>
          <w:sz w:val="28"/>
          <w:szCs w:val="28"/>
        </w:rPr>
        <w:t xml:space="preserve">with all </w:t>
      </w:r>
      <w:r w:rsidRPr="002A6A15">
        <w:rPr>
          <w:rFonts w:eastAsia="Times New Roman"/>
          <w:sz w:val="28"/>
          <w:szCs w:val="28"/>
        </w:rPr>
        <w:t xml:space="preserve">the </w:t>
      </w:r>
      <w:r w:rsidR="00A07577">
        <w:rPr>
          <w:rFonts w:eastAsia="Times New Roman"/>
          <w:sz w:val="28"/>
          <w:szCs w:val="28"/>
        </w:rPr>
        <w:t>excuses</w:t>
      </w:r>
      <w:r w:rsidR="003D46DF">
        <w:rPr>
          <w:rFonts w:eastAsia="Times New Roman"/>
          <w:sz w:val="28"/>
          <w:szCs w:val="28"/>
        </w:rPr>
        <w:t xml:space="preserve"> this child </w:t>
      </w:r>
      <w:r w:rsidRPr="002A6A15">
        <w:rPr>
          <w:rFonts w:eastAsia="Times New Roman"/>
          <w:sz w:val="28"/>
          <w:szCs w:val="28"/>
        </w:rPr>
        <w:t xml:space="preserve">could </w:t>
      </w:r>
      <w:r w:rsidR="00A07577">
        <w:rPr>
          <w:rFonts w:eastAsia="Times New Roman"/>
          <w:sz w:val="28"/>
          <w:szCs w:val="28"/>
        </w:rPr>
        <w:t xml:space="preserve">have </w:t>
      </w:r>
      <w:r w:rsidRPr="002A6A15">
        <w:rPr>
          <w:rFonts w:eastAsia="Times New Roman"/>
          <w:sz w:val="28"/>
          <w:szCs w:val="28"/>
        </w:rPr>
        <w:t>invent</w:t>
      </w:r>
      <w:r w:rsidR="00A07577">
        <w:rPr>
          <w:rFonts w:eastAsia="Times New Roman"/>
          <w:sz w:val="28"/>
          <w:szCs w:val="28"/>
        </w:rPr>
        <w:t>ed</w:t>
      </w:r>
      <w:r w:rsidRPr="002A6A15">
        <w:rPr>
          <w:rFonts w:eastAsia="Times New Roman"/>
          <w:sz w:val="28"/>
          <w:szCs w:val="28"/>
        </w:rPr>
        <w:t xml:space="preserve">, </w:t>
      </w:r>
      <w:r w:rsidR="00A07577">
        <w:rPr>
          <w:rFonts w:eastAsia="Times New Roman"/>
          <w:sz w:val="28"/>
          <w:szCs w:val="28"/>
        </w:rPr>
        <w:t>he had</w:t>
      </w:r>
      <w:r w:rsidRPr="002A6A15">
        <w:rPr>
          <w:rFonts w:eastAsia="Times New Roman"/>
          <w:sz w:val="28"/>
          <w:szCs w:val="28"/>
        </w:rPr>
        <w:t xml:space="preserve"> a story </w:t>
      </w:r>
      <w:r w:rsidR="003D46DF">
        <w:rPr>
          <w:rFonts w:eastAsia="Times New Roman"/>
          <w:sz w:val="28"/>
          <w:szCs w:val="28"/>
        </w:rPr>
        <w:t xml:space="preserve">that </w:t>
      </w:r>
      <w:r w:rsidR="00A07577">
        <w:rPr>
          <w:rFonts w:eastAsia="Times New Roman"/>
          <w:sz w:val="28"/>
          <w:szCs w:val="28"/>
        </w:rPr>
        <w:t>wa</w:t>
      </w:r>
      <w:r w:rsidR="003D46DF">
        <w:rPr>
          <w:rFonts w:eastAsia="Times New Roman"/>
          <w:sz w:val="28"/>
          <w:szCs w:val="28"/>
        </w:rPr>
        <w:t xml:space="preserve">s so factually perfect and parallel to what </w:t>
      </w:r>
      <w:r w:rsidR="00143DB7">
        <w:rPr>
          <w:rFonts w:eastAsia="Times New Roman"/>
          <w:sz w:val="28"/>
          <w:szCs w:val="28"/>
        </w:rPr>
        <w:t>was clearly</w:t>
      </w:r>
      <w:r w:rsidR="003D46DF">
        <w:rPr>
          <w:rFonts w:eastAsia="Times New Roman"/>
          <w:sz w:val="28"/>
          <w:szCs w:val="28"/>
        </w:rPr>
        <w:t xml:space="preserve"> the </w:t>
      </w:r>
      <w:r w:rsidR="00A07577">
        <w:rPr>
          <w:rFonts w:eastAsia="Times New Roman"/>
          <w:sz w:val="28"/>
          <w:szCs w:val="28"/>
        </w:rPr>
        <w:t>same</w:t>
      </w:r>
      <w:r w:rsidR="003D46DF">
        <w:rPr>
          <w:rFonts w:eastAsia="Times New Roman"/>
          <w:sz w:val="28"/>
          <w:szCs w:val="28"/>
        </w:rPr>
        <w:t xml:space="preserve"> evidence</w:t>
      </w:r>
      <w:r w:rsidR="00A07577">
        <w:rPr>
          <w:rFonts w:eastAsia="Times New Roman"/>
          <w:sz w:val="28"/>
          <w:szCs w:val="28"/>
        </w:rPr>
        <w:t>.</w:t>
      </w:r>
    </w:p>
    <w:p w14:paraId="607F373A" w14:textId="68CF73F3" w:rsidR="00B90DCF" w:rsidRDefault="00032659" w:rsidP="00B95343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The look on his face was not </w:t>
      </w:r>
      <w:r w:rsidR="00DC3F75">
        <w:rPr>
          <w:rFonts w:eastAsia="Times New Roman"/>
          <w:sz w:val="28"/>
          <w:szCs w:val="28"/>
        </w:rPr>
        <w:t>guilt</w:t>
      </w:r>
      <w:r w:rsidR="00EF6F4D">
        <w:rPr>
          <w:rFonts w:eastAsia="Times New Roman"/>
          <w:sz w:val="28"/>
          <w:szCs w:val="28"/>
        </w:rPr>
        <w:t xml:space="preserve"> at all</w:t>
      </w:r>
      <w:r w:rsidR="00DC3F75">
        <w:rPr>
          <w:rFonts w:eastAsia="Times New Roman"/>
          <w:sz w:val="28"/>
          <w:szCs w:val="28"/>
        </w:rPr>
        <w:t xml:space="preserve">, </w:t>
      </w:r>
      <w:r>
        <w:rPr>
          <w:rFonts w:eastAsia="Times New Roman"/>
          <w:sz w:val="28"/>
          <w:szCs w:val="28"/>
        </w:rPr>
        <w:t xml:space="preserve">it was </w:t>
      </w:r>
      <w:r w:rsidR="005E321E">
        <w:rPr>
          <w:rFonts w:eastAsia="Times New Roman"/>
          <w:sz w:val="28"/>
          <w:szCs w:val="28"/>
        </w:rPr>
        <w:t>wonder</w:t>
      </w:r>
      <w:ins w:id="100" w:author="sanford@visionwisecapital.com" w:date="2021-12-22T11:44:00Z">
        <w:r w:rsidR="00C56F52">
          <w:rPr>
            <w:rFonts w:eastAsia="Times New Roman"/>
            <w:sz w:val="28"/>
            <w:szCs w:val="28"/>
          </w:rPr>
          <w:t>,</w:t>
        </w:r>
      </w:ins>
      <w:r w:rsidR="00807D59">
        <w:rPr>
          <w:rFonts w:eastAsia="Times New Roman"/>
          <w:sz w:val="28"/>
          <w:szCs w:val="28"/>
        </w:rPr>
        <w:t xml:space="preserve"> as in wondering why we </w:t>
      </w:r>
      <w:r w:rsidR="00EF6F4D">
        <w:rPr>
          <w:rFonts w:eastAsia="Times New Roman"/>
          <w:sz w:val="28"/>
          <w:szCs w:val="28"/>
        </w:rPr>
        <w:t>found it so difficult to also</w:t>
      </w:r>
      <w:r w:rsidR="00807D59">
        <w:rPr>
          <w:rFonts w:eastAsia="Times New Roman"/>
          <w:sz w:val="28"/>
          <w:szCs w:val="28"/>
        </w:rPr>
        <w:t xml:space="preserve"> see </w:t>
      </w:r>
      <w:r w:rsidR="000A01BA">
        <w:rPr>
          <w:rFonts w:eastAsia="Times New Roman"/>
          <w:sz w:val="28"/>
          <w:szCs w:val="28"/>
        </w:rPr>
        <w:t>his version of the</w:t>
      </w:r>
      <w:r w:rsidR="00807D59">
        <w:rPr>
          <w:rFonts w:eastAsia="Times New Roman"/>
          <w:sz w:val="28"/>
          <w:szCs w:val="28"/>
        </w:rPr>
        <w:t xml:space="preserve"> truth</w:t>
      </w:r>
      <w:r>
        <w:rPr>
          <w:rFonts w:eastAsia="Times New Roman"/>
          <w:sz w:val="28"/>
          <w:szCs w:val="28"/>
        </w:rPr>
        <w:t>.</w:t>
      </w:r>
      <w:r w:rsidR="00C3651D">
        <w:rPr>
          <w:rFonts w:eastAsia="Times New Roman"/>
          <w:sz w:val="28"/>
          <w:szCs w:val="28"/>
        </w:rPr>
        <w:t xml:space="preserve"> </w:t>
      </w:r>
    </w:p>
    <w:p w14:paraId="774E57F4" w14:textId="7E032EC3" w:rsidR="00DC3F75" w:rsidRDefault="00C3651D" w:rsidP="00B95343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P</w:t>
      </w:r>
      <w:r w:rsidR="00B95343" w:rsidRPr="002A6A15">
        <w:rPr>
          <w:rFonts w:eastAsia="Times New Roman"/>
          <w:sz w:val="28"/>
          <w:szCs w:val="28"/>
        </w:rPr>
        <w:t xml:space="preserve">eople </w:t>
      </w:r>
      <w:r w:rsidR="00A07577">
        <w:rPr>
          <w:rFonts w:eastAsia="Times New Roman"/>
          <w:sz w:val="28"/>
          <w:szCs w:val="28"/>
        </w:rPr>
        <w:t>experience this paradox every Christmas season</w:t>
      </w:r>
      <w:r w:rsidR="00591263">
        <w:rPr>
          <w:rFonts w:eastAsia="Times New Roman"/>
          <w:sz w:val="28"/>
          <w:szCs w:val="28"/>
        </w:rPr>
        <w:t xml:space="preserve">, seeing the Season in two </w:t>
      </w:r>
      <w:r w:rsidR="005E321E">
        <w:rPr>
          <w:rFonts w:eastAsia="Times New Roman"/>
          <w:sz w:val="28"/>
          <w:szCs w:val="28"/>
        </w:rPr>
        <w:t xml:space="preserve">diverse ways. </w:t>
      </w:r>
      <w:r w:rsidR="00F90EDC">
        <w:rPr>
          <w:rFonts w:eastAsia="Times New Roman"/>
          <w:sz w:val="28"/>
          <w:szCs w:val="28"/>
        </w:rPr>
        <w:t xml:space="preserve">There are those who see Christmas as a </w:t>
      </w:r>
      <w:r w:rsidR="007641CB">
        <w:rPr>
          <w:rFonts w:eastAsia="Times New Roman"/>
          <w:sz w:val="28"/>
          <w:szCs w:val="28"/>
        </w:rPr>
        <w:t xml:space="preserve">time of </w:t>
      </w:r>
      <w:r w:rsidR="005859DA">
        <w:rPr>
          <w:rFonts w:eastAsia="Times New Roman"/>
          <w:sz w:val="28"/>
          <w:szCs w:val="28"/>
        </w:rPr>
        <w:t xml:space="preserve">shopping, wrapping, cooking, and </w:t>
      </w:r>
      <w:r w:rsidR="00C27E77">
        <w:rPr>
          <w:rFonts w:eastAsia="Times New Roman"/>
          <w:sz w:val="28"/>
          <w:szCs w:val="28"/>
        </w:rPr>
        <w:t>presents</w:t>
      </w:r>
      <w:r w:rsidR="005859DA">
        <w:rPr>
          <w:rFonts w:eastAsia="Times New Roman"/>
          <w:sz w:val="28"/>
          <w:szCs w:val="28"/>
        </w:rPr>
        <w:t>…</w:t>
      </w:r>
      <w:r w:rsidR="00F90EDC">
        <w:rPr>
          <w:rFonts w:eastAsia="Times New Roman"/>
          <w:sz w:val="28"/>
          <w:szCs w:val="28"/>
        </w:rPr>
        <w:t>and hopefully get</w:t>
      </w:r>
      <w:r w:rsidR="005859DA">
        <w:rPr>
          <w:rFonts w:eastAsia="Times New Roman"/>
          <w:sz w:val="28"/>
          <w:szCs w:val="28"/>
        </w:rPr>
        <w:t>ting</w:t>
      </w:r>
      <w:r w:rsidR="00F90EDC">
        <w:rPr>
          <w:rFonts w:eastAsia="Times New Roman"/>
          <w:sz w:val="28"/>
          <w:szCs w:val="28"/>
        </w:rPr>
        <w:t xml:space="preserve"> some cool gifts</w:t>
      </w:r>
      <w:r w:rsidR="00114923">
        <w:rPr>
          <w:rFonts w:eastAsia="Times New Roman"/>
          <w:sz w:val="28"/>
          <w:szCs w:val="28"/>
        </w:rPr>
        <w:t xml:space="preserve"> and family fun</w:t>
      </w:r>
      <w:r w:rsidR="005859DA">
        <w:rPr>
          <w:rFonts w:eastAsia="Times New Roman"/>
          <w:sz w:val="28"/>
          <w:szCs w:val="28"/>
        </w:rPr>
        <w:t xml:space="preserve"> in return</w:t>
      </w:r>
      <w:r w:rsidR="005E321E">
        <w:rPr>
          <w:rFonts w:eastAsia="Times New Roman"/>
          <w:sz w:val="28"/>
          <w:szCs w:val="28"/>
        </w:rPr>
        <w:t xml:space="preserve">. </w:t>
      </w:r>
      <w:r w:rsidR="00F90EDC">
        <w:rPr>
          <w:rFonts w:eastAsia="Times New Roman"/>
          <w:sz w:val="28"/>
          <w:szCs w:val="28"/>
        </w:rPr>
        <w:t>And there are others who</w:t>
      </w:r>
      <w:r w:rsidR="004574E3">
        <w:rPr>
          <w:rFonts w:eastAsia="Times New Roman"/>
          <w:sz w:val="28"/>
          <w:szCs w:val="28"/>
        </w:rPr>
        <w:t xml:space="preserve"> </w:t>
      </w:r>
      <w:r w:rsidR="007641CB">
        <w:rPr>
          <w:rFonts w:eastAsia="Times New Roman"/>
          <w:sz w:val="28"/>
          <w:szCs w:val="28"/>
        </w:rPr>
        <w:t xml:space="preserve">see </w:t>
      </w:r>
      <w:r w:rsidR="005859DA">
        <w:rPr>
          <w:rFonts w:eastAsia="Times New Roman"/>
          <w:sz w:val="28"/>
          <w:szCs w:val="28"/>
        </w:rPr>
        <w:t xml:space="preserve">a </w:t>
      </w:r>
      <w:r w:rsidR="00EF6F4D">
        <w:rPr>
          <w:rFonts w:eastAsia="Times New Roman"/>
          <w:sz w:val="28"/>
          <w:szCs w:val="28"/>
        </w:rPr>
        <w:t>parallel</w:t>
      </w:r>
      <w:r w:rsidR="005859DA">
        <w:rPr>
          <w:rFonts w:eastAsia="Times New Roman"/>
          <w:sz w:val="28"/>
          <w:szCs w:val="28"/>
        </w:rPr>
        <w:t xml:space="preserve"> story </w:t>
      </w:r>
      <w:r w:rsidR="00EF6F4D">
        <w:rPr>
          <w:rFonts w:eastAsia="Times New Roman"/>
          <w:sz w:val="28"/>
          <w:szCs w:val="28"/>
        </w:rPr>
        <w:t>of</w:t>
      </w:r>
      <w:r w:rsidR="005859DA">
        <w:rPr>
          <w:rFonts w:eastAsia="Times New Roman"/>
          <w:sz w:val="28"/>
          <w:szCs w:val="28"/>
        </w:rPr>
        <w:t xml:space="preserve"> </w:t>
      </w:r>
      <w:r w:rsidR="007641CB">
        <w:rPr>
          <w:rFonts w:eastAsia="Times New Roman"/>
          <w:sz w:val="28"/>
          <w:szCs w:val="28"/>
        </w:rPr>
        <w:t>Christmas</w:t>
      </w:r>
      <w:r w:rsidR="005859DA">
        <w:rPr>
          <w:rFonts w:eastAsia="Times New Roman"/>
          <w:sz w:val="28"/>
          <w:szCs w:val="28"/>
        </w:rPr>
        <w:t xml:space="preserve">, a story of </w:t>
      </w:r>
      <w:r w:rsidR="00EF6F4D">
        <w:rPr>
          <w:rFonts w:eastAsia="Times New Roman"/>
          <w:sz w:val="28"/>
          <w:szCs w:val="28"/>
        </w:rPr>
        <w:t>surrender</w:t>
      </w:r>
      <w:r w:rsidR="00C27E77">
        <w:rPr>
          <w:rFonts w:eastAsia="Times New Roman"/>
          <w:sz w:val="28"/>
          <w:szCs w:val="28"/>
        </w:rPr>
        <w:t xml:space="preserve"> – a </w:t>
      </w:r>
      <w:r w:rsidR="00F90EDC">
        <w:rPr>
          <w:rFonts w:eastAsia="Times New Roman"/>
          <w:sz w:val="28"/>
          <w:szCs w:val="28"/>
        </w:rPr>
        <w:t xml:space="preserve">story </w:t>
      </w:r>
      <w:r w:rsidR="004574E3">
        <w:rPr>
          <w:rFonts w:eastAsia="Times New Roman"/>
          <w:sz w:val="28"/>
          <w:szCs w:val="28"/>
        </w:rPr>
        <w:t>of</w:t>
      </w:r>
      <w:r w:rsidR="00B95343" w:rsidRPr="002A6A15">
        <w:rPr>
          <w:rFonts w:eastAsia="Times New Roman"/>
          <w:sz w:val="28"/>
          <w:szCs w:val="28"/>
        </w:rPr>
        <w:t xml:space="preserve"> </w:t>
      </w:r>
      <w:r w:rsidR="007641CB">
        <w:rPr>
          <w:rFonts w:eastAsia="Times New Roman"/>
          <w:sz w:val="28"/>
          <w:szCs w:val="28"/>
        </w:rPr>
        <w:t xml:space="preserve">life’s </w:t>
      </w:r>
      <w:r w:rsidR="00032659">
        <w:rPr>
          <w:rFonts w:eastAsia="Times New Roman"/>
          <w:sz w:val="28"/>
          <w:szCs w:val="28"/>
        </w:rPr>
        <w:t xml:space="preserve">struggles being completely resolved by the </w:t>
      </w:r>
      <w:r w:rsidR="00B95343" w:rsidRPr="002A6A15">
        <w:rPr>
          <w:rFonts w:eastAsia="Times New Roman"/>
          <w:sz w:val="28"/>
          <w:szCs w:val="28"/>
        </w:rPr>
        <w:t>birth of a baby</w:t>
      </w:r>
      <w:r w:rsidR="007641CB">
        <w:rPr>
          <w:rFonts w:eastAsia="Times New Roman"/>
          <w:sz w:val="28"/>
          <w:szCs w:val="28"/>
        </w:rPr>
        <w:t xml:space="preserve">; </w:t>
      </w:r>
      <w:r w:rsidR="00DC3F75">
        <w:rPr>
          <w:rFonts w:eastAsia="Times New Roman"/>
          <w:sz w:val="28"/>
          <w:szCs w:val="28"/>
        </w:rPr>
        <w:t xml:space="preserve">not </w:t>
      </w:r>
      <w:r w:rsidR="00DC3F75" w:rsidRPr="002A6A15">
        <w:rPr>
          <w:rFonts w:eastAsia="Times New Roman"/>
          <w:sz w:val="28"/>
          <w:szCs w:val="28"/>
        </w:rPr>
        <w:t>just any baby</w:t>
      </w:r>
      <w:r w:rsidR="00DC3F75">
        <w:rPr>
          <w:rFonts w:eastAsia="Times New Roman"/>
          <w:sz w:val="28"/>
          <w:szCs w:val="28"/>
        </w:rPr>
        <w:t>,</w:t>
      </w:r>
      <w:r w:rsidR="00DC3F75" w:rsidRPr="002A6A15">
        <w:rPr>
          <w:rFonts w:eastAsia="Times New Roman"/>
          <w:sz w:val="28"/>
          <w:szCs w:val="28"/>
        </w:rPr>
        <w:t xml:space="preserve"> but </w:t>
      </w:r>
      <w:r w:rsidR="005859DA">
        <w:rPr>
          <w:rFonts w:eastAsia="Times New Roman"/>
          <w:sz w:val="28"/>
          <w:szCs w:val="28"/>
        </w:rPr>
        <w:t>a</w:t>
      </w:r>
      <w:r w:rsidR="00DC3F75" w:rsidRPr="002A6A15">
        <w:rPr>
          <w:rFonts w:eastAsia="Times New Roman"/>
          <w:sz w:val="28"/>
          <w:szCs w:val="28"/>
        </w:rPr>
        <w:t xml:space="preserve"> particular baby </w:t>
      </w:r>
      <w:r w:rsidR="00EF6F4D">
        <w:rPr>
          <w:rFonts w:eastAsia="Times New Roman"/>
          <w:sz w:val="28"/>
          <w:szCs w:val="28"/>
        </w:rPr>
        <w:t>introduced as having</w:t>
      </w:r>
      <w:r w:rsidR="00DC3F75" w:rsidRPr="002A6A15">
        <w:rPr>
          <w:rFonts w:eastAsia="Times New Roman"/>
          <w:sz w:val="28"/>
          <w:szCs w:val="28"/>
        </w:rPr>
        <w:t xml:space="preserve"> four names</w:t>
      </w:r>
      <w:r w:rsidR="00DC3F75">
        <w:rPr>
          <w:rFonts w:eastAsia="Times New Roman"/>
          <w:sz w:val="28"/>
          <w:szCs w:val="28"/>
        </w:rPr>
        <w:t>;</w:t>
      </w:r>
      <w:r w:rsidR="00DC3F75" w:rsidRPr="002A6A15">
        <w:rPr>
          <w:rFonts w:eastAsia="Times New Roman"/>
          <w:sz w:val="28"/>
          <w:szCs w:val="28"/>
        </w:rPr>
        <w:t xml:space="preserve"> Wonderful Counselor, Mighty God, Everlasting Father, and Prince of Peace. In fact, if we summarize </w:t>
      </w:r>
      <w:r w:rsidR="00110915">
        <w:rPr>
          <w:rFonts w:eastAsia="Times New Roman"/>
          <w:sz w:val="28"/>
          <w:szCs w:val="28"/>
        </w:rPr>
        <w:t>the emphasis of</w:t>
      </w:r>
      <w:r w:rsidR="00591263">
        <w:rPr>
          <w:rFonts w:eastAsia="Times New Roman"/>
          <w:sz w:val="28"/>
          <w:szCs w:val="28"/>
        </w:rPr>
        <w:t xml:space="preserve"> the season</w:t>
      </w:r>
      <w:r w:rsidR="00DC3F75" w:rsidRPr="002A6A15">
        <w:rPr>
          <w:rFonts w:eastAsia="Times New Roman"/>
          <w:sz w:val="28"/>
          <w:szCs w:val="28"/>
        </w:rPr>
        <w:t>, it is simply this</w:t>
      </w:r>
      <w:r w:rsidR="00DC3F75">
        <w:rPr>
          <w:rFonts w:eastAsia="Times New Roman"/>
          <w:sz w:val="28"/>
          <w:szCs w:val="28"/>
        </w:rPr>
        <w:t>,</w:t>
      </w:r>
      <w:r w:rsidR="00DC3F75" w:rsidRPr="002A6A15">
        <w:rPr>
          <w:rFonts w:eastAsia="Times New Roman"/>
          <w:sz w:val="28"/>
          <w:szCs w:val="28"/>
        </w:rPr>
        <w:t xml:space="preserve"> </w:t>
      </w:r>
      <w:r w:rsidR="00DC3F75">
        <w:rPr>
          <w:rFonts w:eastAsia="Times New Roman"/>
          <w:sz w:val="28"/>
          <w:szCs w:val="28"/>
        </w:rPr>
        <w:t>“</w:t>
      </w:r>
      <w:r w:rsidR="00DC3F75" w:rsidRPr="00110915">
        <w:rPr>
          <w:rFonts w:eastAsia="Times New Roman"/>
          <w:b/>
          <w:bCs/>
          <w:sz w:val="28"/>
          <w:szCs w:val="28"/>
        </w:rPr>
        <w:t>a child is born</w:t>
      </w:r>
      <w:r w:rsidR="00DC3F75" w:rsidRPr="002A6A15">
        <w:rPr>
          <w:rFonts w:eastAsia="Times New Roman"/>
          <w:sz w:val="28"/>
          <w:szCs w:val="28"/>
        </w:rPr>
        <w:t>.</w:t>
      </w:r>
      <w:r w:rsidR="00DC3F75">
        <w:rPr>
          <w:rFonts w:eastAsia="Times New Roman"/>
          <w:sz w:val="28"/>
          <w:szCs w:val="28"/>
        </w:rPr>
        <w:t>”</w:t>
      </w:r>
    </w:p>
    <w:p w14:paraId="24591F1F" w14:textId="55F195FA" w:rsidR="00706527" w:rsidRDefault="00E5052B" w:rsidP="00E5052B">
      <w:pPr>
        <w:rPr>
          <w:rFonts w:eastAsia="Times New Roman"/>
          <w:sz w:val="28"/>
          <w:szCs w:val="28"/>
        </w:rPr>
      </w:pPr>
      <w:r w:rsidRPr="002A6A15">
        <w:rPr>
          <w:rFonts w:eastAsia="Times New Roman"/>
          <w:sz w:val="28"/>
          <w:szCs w:val="28"/>
        </w:rPr>
        <w:t xml:space="preserve">I </w:t>
      </w:r>
      <w:r w:rsidR="005859DA">
        <w:rPr>
          <w:rFonts w:eastAsia="Times New Roman"/>
          <w:sz w:val="28"/>
          <w:szCs w:val="28"/>
        </w:rPr>
        <w:t>can</w:t>
      </w:r>
      <w:r w:rsidRPr="002A6A15">
        <w:rPr>
          <w:rFonts w:eastAsia="Times New Roman"/>
          <w:sz w:val="28"/>
          <w:szCs w:val="28"/>
        </w:rPr>
        <w:t xml:space="preserve"> </w:t>
      </w:r>
      <w:r w:rsidR="00C27E77">
        <w:rPr>
          <w:rFonts w:eastAsia="Times New Roman"/>
          <w:sz w:val="28"/>
          <w:szCs w:val="28"/>
        </w:rPr>
        <w:t>parallel</w:t>
      </w:r>
      <w:r w:rsidRPr="002A6A15">
        <w:rPr>
          <w:rFonts w:eastAsia="Times New Roman"/>
          <w:sz w:val="28"/>
          <w:szCs w:val="28"/>
        </w:rPr>
        <w:t xml:space="preserve"> </w:t>
      </w:r>
      <w:r w:rsidR="005859DA">
        <w:rPr>
          <w:rFonts w:eastAsia="Times New Roman"/>
          <w:sz w:val="28"/>
          <w:szCs w:val="28"/>
        </w:rPr>
        <w:t xml:space="preserve">these </w:t>
      </w:r>
      <w:r w:rsidR="00B866D8">
        <w:rPr>
          <w:rFonts w:eastAsia="Times New Roman"/>
          <w:sz w:val="28"/>
          <w:szCs w:val="28"/>
        </w:rPr>
        <w:t xml:space="preserve">two views of Christmas by way of </w:t>
      </w:r>
      <w:r w:rsidRPr="002A6A15">
        <w:rPr>
          <w:rFonts w:eastAsia="Times New Roman"/>
          <w:sz w:val="28"/>
          <w:szCs w:val="28"/>
        </w:rPr>
        <w:t>lyric</w:t>
      </w:r>
      <w:r w:rsidR="00110915">
        <w:rPr>
          <w:rFonts w:eastAsia="Times New Roman"/>
          <w:sz w:val="28"/>
          <w:szCs w:val="28"/>
        </w:rPr>
        <w:t>s</w:t>
      </w:r>
      <w:r w:rsidRPr="002A6A15">
        <w:rPr>
          <w:rFonts w:eastAsia="Times New Roman"/>
          <w:sz w:val="28"/>
          <w:szCs w:val="28"/>
        </w:rPr>
        <w:t xml:space="preserve"> from </w:t>
      </w:r>
      <w:del w:id="101" w:author="sanford@visionwisecapital.com" w:date="2021-12-22T11:45:00Z">
        <w:r w:rsidRPr="002A6A15" w:rsidDel="00C56F52">
          <w:rPr>
            <w:rFonts w:eastAsia="Times New Roman"/>
            <w:sz w:val="28"/>
            <w:szCs w:val="28"/>
          </w:rPr>
          <w:delText xml:space="preserve">the </w:delText>
        </w:r>
      </w:del>
      <w:ins w:id="102" w:author="sanford@visionwisecapital.com" w:date="2021-12-22T11:45:00Z">
        <w:r w:rsidR="00C56F52">
          <w:rPr>
            <w:rFonts w:eastAsia="Times New Roman"/>
            <w:sz w:val="28"/>
            <w:szCs w:val="28"/>
          </w:rPr>
          <w:t>two</w:t>
        </w:r>
        <w:r w:rsidR="00C56F52" w:rsidRPr="002A6A15">
          <w:rPr>
            <w:rFonts w:eastAsia="Times New Roman"/>
            <w:sz w:val="28"/>
            <w:szCs w:val="28"/>
          </w:rPr>
          <w:t xml:space="preserve"> </w:t>
        </w:r>
      </w:ins>
      <w:r w:rsidRPr="002A6A15">
        <w:rPr>
          <w:rFonts w:eastAsia="Times New Roman"/>
          <w:sz w:val="28"/>
          <w:szCs w:val="28"/>
        </w:rPr>
        <w:t>grandfathers of rock'n'roll</w:t>
      </w:r>
      <w:r w:rsidR="005859DA">
        <w:rPr>
          <w:rFonts w:eastAsia="Times New Roman"/>
          <w:sz w:val="28"/>
          <w:szCs w:val="28"/>
        </w:rPr>
        <w:t>, John</w:t>
      </w:r>
      <w:r w:rsidRPr="002A6A15">
        <w:rPr>
          <w:rFonts w:eastAsia="Times New Roman"/>
          <w:sz w:val="28"/>
          <w:szCs w:val="28"/>
        </w:rPr>
        <w:t xml:space="preserve"> Lennon and </w:t>
      </w:r>
      <w:r w:rsidR="005859DA">
        <w:rPr>
          <w:rFonts w:eastAsia="Times New Roman"/>
          <w:sz w:val="28"/>
          <w:szCs w:val="28"/>
        </w:rPr>
        <w:t xml:space="preserve">Paul </w:t>
      </w:r>
      <w:r w:rsidRPr="002A6A15">
        <w:rPr>
          <w:rFonts w:eastAsia="Times New Roman"/>
          <w:sz w:val="28"/>
          <w:szCs w:val="28"/>
        </w:rPr>
        <w:t>McCartney</w:t>
      </w:r>
      <w:r w:rsidR="005E321E" w:rsidRPr="002A6A15">
        <w:rPr>
          <w:rFonts w:eastAsia="Times New Roman"/>
          <w:sz w:val="28"/>
          <w:szCs w:val="28"/>
        </w:rPr>
        <w:t xml:space="preserve">. </w:t>
      </w:r>
      <w:r w:rsidR="00B866D8">
        <w:rPr>
          <w:rFonts w:eastAsia="Times New Roman"/>
          <w:sz w:val="28"/>
          <w:szCs w:val="28"/>
        </w:rPr>
        <w:t>T</w:t>
      </w:r>
      <w:r w:rsidRPr="002A6A15">
        <w:rPr>
          <w:rFonts w:eastAsia="Times New Roman"/>
          <w:sz w:val="28"/>
          <w:szCs w:val="28"/>
        </w:rPr>
        <w:t xml:space="preserve">hey </w:t>
      </w:r>
      <w:r w:rsidR="00B866D8">
        <w:rPr>
          <w:rFonts w:eastAsia="Times New Roman"/>
          <w:sz w:val="28"/>
          <w:szCs w:val="28"/>
        </w:rPr>
        <w:t>framed one viewpoint as “W</w:t>
      </w:r>
      <w:r w:rsidRPr="002A6A15">
        <w:rPr>
          <w:rFonts w:eastAsia="Times New Roman"/>
          <w:sz w:val="28"/>
          <w:szCs w:val="28"/>
        </w:rPr>
        <w:t xml:space="preserve">e </w:t>
      </w:r>
      <w:r w:rsidRPr="002A6A15">
        <w:rPr>
          <w:rFonts w:eastAsia="Times New Roman"/>
          <w:sz w:val="28"/>
          <w:szCs w:val="28"/>
        </w:rPr>
        <w:lastRenderedPageBreak/>
        <w:t>can work it out</w:t>
      </w:r>
      <w:r w:rsidR="005E321E">
        <w:rPr>
          <w:rFonts w:eastAsia="Times New Roman"/>
          <w:sz w:val="28"/>
          <w:szCs w:val="28"/>
        </w:rPr>
        <w:t>.”</w:t>
      </w:r>
      <w:r w:rsidR="00B866D8">
        <w:rPr>
          <w:rFonts w:eastAsia="Times New Roman"/>
          <w:sz w:val="28"/>
          <w:szCs w:val="28"/>
        </w:rPr>
        <w:t xml:space="preserve">  </w:t>
      </w:r>
      <w:r w:rsidR="003F171F">
        <w:rPr>
          <w:rFonts w:eastAsia="Times New Roman"/>
          <w:sz w:val="28"/>
          <w:szCs w:val="28"/>
        </w:rPr>
        <w:t xml:space="preserve">And </w:t>
      </w:r>
      <w:r w:rsidR="0060274E">
        <w:rPr>
          <w:rFonts w:eastAsia="Times New Roman"/>
          <w:sz w:val="28"/>
          <w:szCs w:val="28"/>
        </w:rPr>
        <w:t>another</w:t>
      </w:r>
      <w:r w:rsidR="00B866D8">
        <w:rPr>
          <w:rFonts w:eastAsia="Times New Roman"/>
          <w:sz w:val="28"/>
          <w:szCs w:val="28"/>
        </w:rPr>
        <w:t xml:space="preserve"> acknowledgement came by saying; “H</w:t>
      </w:r>
      <w:r w:rsidRPr="002A6A15">
        <w:rPr>
          <w:rFonts w:eastAsia="Times New Roman"/>
          <w:sz w:val="28"/>
          <w:szCs w:val="28"/>
        </w:rPr>
        <w:t>elp</w:t>
      </w:r>
      <w:r w:rsidR="00B866D8">
        <w:rPr>
          <w:rFonts w:eastAsia="Times New Roman"/>
          <w:sz w:val="28"/>
          <w:szCs w:val="28"/>
        </w:rPr>
        <w:t>!</w:t>
      </w:r>
      <w:r w:rsidRPr="002A6A15">
        <w:rPr>
          <w:rFonts w:eastAsia="Times New Roman"/>
          <w:sz w:val="28"/>
          <w:szCs w:val="28"/>
        </w:rPr>
        <w:t xml:space="preserve"> </w:t>
      </w:r>
      <w:r w:rsidR="003F171F">
        <w:rPr>
          <w:rFonts w:eastAsia="Times New Roman"/>
          <w:sz w:val="28"/>
          <w:szCs w:val="28"/>
        </w:rPr>
        <w:t>I</w:t>
      </w:r>
      <w:r w:rsidRPr="002A6A15">
        <w:rPr>
          <w:rFonts w:eastAsia="Times New Roman"/>
          <w:sz w:val="28"/>
          <w:szCs w:val="28"/>
        </w:rPr>
        <w:t xml:space="preserve"> need somebody</w:t>
      </w:r>
      <w:r w:rsidR="00B866D8">
        <w:rPr>
          <w:rFonts w:eastAsia="Times New Roman"/>
          <w:sz w:val="28"/>
          <w:szCs w:val="28"/>
        </w:rPr>
        <w:t>…</w:t>
      </w:r>
      <w:r w:rsidRPr="002A6A15">
        <w:rPr>
          <w:rFonts w:eastAsia="Times New Roman"/>
          <w:sz w:val="28"/>
          <w:szCs w:val="28"/>
        </w:rPr>
        <w:t>not just anybody.</w:t>
      </w:r>
      <w:r w:rsidR="00B866D8">
        <w:rPr>
          <w:rFonts w:eastAsia="Times New Roman"/>
          <w:sz w:val="28"/>
          <w:szCs w:val="28"/>
        </w:rPr>
        <w:t>”</w:t>
      </w:r>
      <w:r w:rsidR="00EF6F4D">
        <w:rPr>
          <w:rFonts w:eastAsia="Times New Roman"/>
          <w:sz w:val="28"/>
          <w:szCs w:val="28"/>
        </w:rPr>
        <w:t xml:space="preserve">  This second </w:t>
      </w:r>
      <w:r w:rsidR="003F171F">
        <w:rPr>
          <w:rFonts w:eastAsia="Times New Roman"/>
          <w:sz w:val="28"/>
          <w:szCs w:val="28"/>
        </w:rPr>
        <w:t>title</w:t>
      </w:r>
      <w:r w:rsidR="00E6748F">
        <w:rPr>
          <w:rFonts w:eastAsia="Times New Roman"/>
          <w:sz w:val="28"/>
          <w:szCs w:val="28"/>
        </w:rPr>
        <w:t xml:space="preserve"> could reveal an </w:t>
      </w:r>
      <w:r w:rsidR="00706527" w:rsidRPr="002B40D7">
        <w:rPr>
          <w:rFonts w:eastAsia="Times New Roman"/>
          <w:sz w:val="28"/>
          <w:szCs w:val="28"/>
        </w:rPr>
        <w:t xml:space="preserve">honest look at the </w:t>
      </w:r>
      <w:r w:rsidR="0060274E">
        <w:rPr>
          <w:rFonts w:eastAsia="Times New Roman"/>
          <w:sz w:val="28"/>
          <w:szCs w:val="28"/>
        </w:rPr>
        <w:t xml:space="preserve">real </w:t>
      </w:r>
      <w:r w:rsidR="003F171F">
        <w:rPr>
          <w:rFonts w:eastAsia="Times New Roman"/>
          <w:sz w:val="28"/>
          <w:szCs w:val="28"/>
        </w:rPr>
        <w:t>need</w:t>
      </w:r>
      <w:r w:rsidR="00706527" w:rsidRPr="002B40D7">
        <w:rPr>
          <w:rFonts w:eastAsia="Times New Roman"/>
          <w:sz w:val="28"/>
          <w:szCs w:val="28"/>
        </w:rPr>
        <w:t xml:space="preserve"> f</w:t>
      </w:r>
      <w:r w:rsidR="0060274E">
        <w:rPr>
          <w:rFonts w:eastAsia="Times New Roman"/>
          <w:sz w:val="28"/>
          <w:szCs w:val="28"/>
        </w:rPr>
        <w:t>rom</w:t>
      </w:r>
      <w:r w:rsidR="00706527" w:rsidRPr="002B40D7">
        <w:rPr>
          <w:rFonts w:eastAsia="Times New Roman"/>
          <w:sz w:val="28"/>
          <w:szCs w:val="28"/>
        </w:rPr>
        <w:t xml:space="preserve"> this season</w:t>
      </w:r>
      <w:r w:rsidR="00E6748F">
        <w:rPr>
          <w:rFonts w:eastAsia="Times New Roman"/>
          <w:sz w:val="28"/>
          <w:szCs w:val="28"/>
        </w:rPr>
        <w:t>,</w:t>
      </w:r>
      <w:r w:rsidR="00C27E77" w:rsidRPr="002B40D7">
        <w:rPr>
          <w:rFonts w:eastAsia="Times New Roman"/>
          <w:sz w:val="28"/>
          <w:szCs w:val="28"/>
        </w:rPr>
        <w:t xml:space="preserve"> </w:t>
      </w:r>
      <w:r w:rsidR="00E6748F">
        <w:rPr>
          <w:rFonts w:eastAsia="Times New Roman"/>
          <w:sz w:val="28"/>
          <w:szCs w:val="28"/>
        </w:rPr>
        <w:t xml:space="preserve">and </w:t>
      </w:r>
      <w:r w:rsidR="00706527" w:rsidRPr="002B40D7">
        <w:rPr>
          <w:rFonts w:eastAsia="Times New Roman"/>
          <w:sz w:val="28"/>
          <w:szCs w:val="28"/>
        </w:rPr>
        <w:t xml:space="preserve">why </w:t>
      </w:r>
      <w:r w:rsidR="00CA4508" w:rsidRPr="002B40D7">
        <w:rPr>
          <w:rFonts w:eastAsia="Times New Roman"/>
          <w:sz w:val="28"/>
          <w:szCs w:val="28"/>
        </w:rPr>
        <w:t xml:space="preserve">we </w:t>
      </w:r>
      <w:r w:rsidR="00682D2E" w:rsidRPr="002B40D7">
        <w:rPr>
          <w:rFonts w:eastAsia="Times New Roman"/>
          <w:sz w:val="28"/>
          <w:szCs w:val="28"/>
        </w:rPr>
        <w:t>associate th</w:t>
      </w:r>
      <w:r w:rsidR="002025BB" w:rsidRPr="002B40D7">
        <w:rPr>
          <w:rFonts w:eastAsia="Times New Roman"/>
          <w:sz w:val="28"/>
          <w:szCs w:val="28"/>
        </w:rPr>
        <w:t xml:space="preserve">is time of year with </w:t>
      </w:r>
      <w:r w:rsidR="00E6748F">
        <w:rPr>
          <w:rFonts w:eastAsia="Times New Roman"/>
          <w:sz w:val="28"/>
          <w:szCs w:val="28"/>
        </w:rPr>
        <w:t>M</w:t>
      </w:r>
      <w:r w:rsidR="002025BB" w:rsidRPr="002B40D7">
        <w:rPr>
          <w:rFonts w:eastAsia="Times New Roman"/>
          <w:sz w:val="28"/>
          <w:szCs w:val="28"/>
        </w:rPr>
        <w:t xml:space="preserve">erriment, </w:t>
      </w:r>
      <w:r w:rsidR="00E6748F">
        <w:rPr>
          <w:rFonts w:eastAsia="Times New Roman"/>
          <w:sz w:val="28"/>
          <w:szCs w:val="28"/>
        </w:rPr>
        <w:t>P</w:t>
      </w:r>
      <w:r w:rsidR="002025BB" w:rsidRPr="002B40D7">
        <w:rPr>
          <w:rFonts w:eastAsia="Times New Roman"/>
          <w:sz w:val="28"/>
          <w:szCs w:val="28"/>
        </w:rPr>
        <w:t xml:space="preserve">eace, and </w:t>
      </w:r>
      <w:r w:rsidR="00E6748F">
        <w:rPr>
          <w:rFonts w:eastAsia="Times New Roman"/>
          <w:sz w:val="28"/>
          <w:szCs w:val="28"/>
        </w:rPr>
        <w:t>J</w:t>
      </w:r>
      <w:r w:rsidR="002025BB" w:rsidRPr="002B40D7">
        <w:rPr>
          <w:rFonts w:eastAsia="Times New Roman"/>
          <w:sz w:val="28"/>
          <w:szCs w:val="28"/>
        </w:rPr>
        <w:t xml:space="preserve">oy to the </w:t>
      </w:r>
      <w:r w:rsidR="00E6748F">
        <w:rPr>
          <w:rFonts w:eastAsia="Times New Roman"/>
          <w:sz w:val="28"/>
          <w:szCs w:val="28"/>
        </w:rPr>
        <w:t>W</w:t>
      </w:r>
      <w:r w:rsidR="002025BB" w:rsidRPr="002B40D7">
        <w:rPr>
          <w:rFonts w:eastAsia="Times New Roman"/>
          <w:sz w:val="28"/>
          <w:szCs w:val="28"/>
        </w:rPr>
        <w:t>orld</w:t>
      </w:r>
      <w:r w:rsidR="005E321E" w:rsidRPr="002B40D7">
        <w:rPr>
          <w:rFonts w:eastAsia="Times New Roman"/>
          <w:sz w:val="28"/>
          <w:szCs w:val="28"/>
        </w:rPr>
        <w:t xml:space="preserve">. </w:t>
      </w:r>
    </w:p>
    <w:p w14:paraId="2CEFC9EE" w14:textId="60FE4CBD" w:rsidR="004D4251" w:rsidRDefault="009C7A66" w:rsidP="00E6748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As one up</w:t>
      </w:r>
      <w:ins w:id="103" w:author="sanford@visionwisecapital.com" w:date="2021-12-22T11:45:00Z">
        <w:r w:rsidR="00C56F52">
          <w:rPr>
            <w:rFonts w:eastAsia="Times New Roman"/>
            <w:sz w:val="28"/>
            <w:szCs w:val="28"/>
          </w:rPr>
          <w:t>-</w:t>
        </w:r>
      </w:ins>
      <w:del w:id="104" w:author="sanford@visionwisecapital.com" w:date="2021-12-22T11:45:00Z">
        <w:r w:rsidDel="00C56F52">
          <w:rPr>
            <w:rFonts w:eastAsia="Times New Roman"/>
            <w:sz w:val="28"/>
            <w:szCs w:val="28"/>
          </w:rPr>
          <w:delText xml:space="preserve"> </w:delText>
        </w:r>
      </w:del>
      <w:r>
        <w:rPr>
          <w:rFonts w:eastAsia="Times New Roman"/>
          <w:sz w:val="28"/>
          <w:szCs w:val="28"/>
        </w:rPr>
        <w:t>and</w:t>
      </w:r>
      <w:ins w:id="105" w:author="sanford@visionwisecapital.com" w:date="2021-12-22T11:45:00Z">
        <w:r w:rsidR="00C56F52">
          <w:rPr>
            <w:rFonts w:eastAsia="Times New Roman"/>
            <w:sz w:val="28"/>
            <w:szCs w:val="28"/>
          </w:rPr>
          <w:t>-</w:t>
        </w:r>
      </w:ins>
      <w:del w:id="106" w:author="sanford@visionwisecapital.com" w:date="2021-12-22T11:45:00Z">
        <w:r w:rsidDel="00C56F52">
          <w:rPr>
            <w:rFonts w:eastAsia="Times New Roman"/>
            <w:sz w:val="28"/>
            <w:szCs w:val="28"/>
          </w:rPr>
          <w:delText xml:space="preserve"> </w:delText>
        </w:r>
      </w:del>
      <w:r>
        <w:rPr>
          <w:rFonts w:eastAsia="Times New Roman"/>
          <w:sz w:val="28"/>
          <w:szCs w:val="28"/>
        </w:rPr>
        <w:t xml:space="preserve">coming philosopher, </w:t>
      </w:r>
      <w:ins w:id="107" w:author="sanford@visionwisecapital.com" w:date="2021-12-22T11:45:00Z">
        <w:r w:rsidR="00C56F52">
          <w:rPr>
            <w:rFonts w:eastAsia="Times New Roman"/>
            <w:sz w:val="28"/>
            <w:szCs w:val="28"/>
          </w:rPr>
          <w:t>Qu</w:t>
        </w:r>
      </w:ins>
      <w:ins w:id="108" w:author="sanford@visionwisecapital.com" w:date="2021-12-22T11:46:00Z">
        <w:r w:rsidR="00C56F52">
          <w:rPr>
            <w:rFonts w:eastAsia="Times New Roman"/>
            <w:sz w:val="28"/>
            <w:szCs w:val="28"/>
          </w:rPr>
          <w:t xml:space="preserve">arterback </w:t>
        </w:r>
      </w:ins>
      <w:r>
        <w:rPr>
          <w:rFonts w:eastAsia="Times New Roman"/>
          <w:sz w:val="28"/>
          <w:szCs w:val="28"/>
        </w:rPr>
        <w:t>Tom Brady</w:t>
      </w:r>
      <w:ins w:id="109" w:author="sanford@visionwisecapital.com" w:date="2021-12-22T11:45:00Z">
        <w:r w:rsidR="00C56F52">
          <w:rPr>
            <w:rFonts w:eastAsia="Times New Roman"/>
            <w:sz w:val="28"/>
            <w:szCs w:val="28"/>
          </w:rPr>
          <w:t>,</w:t>
        </w:r>
      </w:ins>
      <w:r>
        <w:rPr>
          <w:rFonts w:eastAsia="Times New Roman"/>
          <w:sz w:val="28"/>
          <w:szCs w:val="28"/>
        </w:rPr>
        <w:t xml:space="preserve"> stated in a Wall Street Journal interview, l</w:t>
      </w:r>
      <w:r w:rsidR="00E6748F" w:rsidRPr="002B40D7">
        <w:rPr>
          <w:rFonts w:eastAsia="Times New Roman"/>
          <w:sz w:val="28"/>
          <w:szCs w:val="28"/>
        </w:rPr>
        <w:t xml:space="preserve">ife exists between </w:t>
      </w:r>
      <w:r>
        <w:rPr>
          <w:rFonts w:eastAsia="Times New Roman"/>
          <w:sz w:val="28"/>
          <w:szCs w:val="28"/>
        </w:rPr>
        <w:t>“</w:t>
      </w:r>
      <w:r w:rsidR="00E6748F" w:rsidRPr="009C7A66">
        <w:rPr>
          <w:rFonts w:eastAsia="Times New Roman"/>
          <w:i/>
          <w:iCs/>
          <w:sz w:val="28"/>
          <w:szCs w:val="28"/>
        </w:rPr>
        <w:t>effort</w:t>
      </w:r>
      <w:r w:rsidR="00E6748F" w:rsidRPr="002B40D7">
        <w:rPr>
          <w:rFonts w:eastAsia="Times New Roman"/>
          <w:sz w:val="28"/>
          <w:szCs w:val="28"/>
        </w:rPr>
        <w:t xml:space="preserve"> and </w:t>
      </w:r>
      <w:r w:rsidR="00E6748F" w:rsidRPr="009C7A66">
        <w:rPr>
          <w:rFonts w:eastAsia="Times New Roman"/>
          <w:i/>
          <w:iCs/>
          <w:sz w:val="28"/>
          <w:szCs w:val="28"/>
        </w:rPr>
        <w:t>surrender</w:t>
      </w:r>
      <w:r w:rsidR="00E6748F" w:rsidRPr="00807D59">
        <w:rPr>
          <w:rFonts w:eastAsia="Times New Roman"/>
          <w:sz w:val="28"/>
          <w:szCs w:val="28"/>
        </w:rPr>
        <w:t>.</w:t>
      </w:r>
      <w:r>
        <w:rPr>
          <w:rFonts w:eastAsia="Times New Roman"/>
          <w:sz w:val="28"/>
          <w:szCs w:val="28"/>
        </w:rPr>
        <w:t>”</w:t>
      </w:r>
      <w:r w:rsidR="00E6748F" w:rsidRPr="00807D59">
        <w:rPr>
          <w:rFonts w:eastAsia="Times New Roman"/>
          <w:sz w:val="28"/>
          <w:szCs w:val="28"/>
        </w:rPr>
        <w:t xml:space="preserve"> </w:t>
      </w:r>
      <w:r>
        <w:rPr>
          <w:rFonts w:eastAsia="Times New Roman"/>
          <w:sz w:val="28"/>
          <w:szCs w:val="28"/>
        </w:rPr>
        <w:t xml:space="preserve"> </w:t>
      </w:r>
      <w:del w:id="110" w:author="sanford@visionwisecapital.com" w:date="2021-12-22T11:46:00Z">
        <w:r w:rsidDel="00C56F52">
          <w:rPr>
            <w:rFonts w:eastAsia="Times New Roman"/>
            <w:sz w:val="28"/>
            <w:szCs w:val="28"/>
          </w:rPr>
          <w:delText>Stay in bounds</w:delText>
        </w:r>
      </w:del>
      <w:del w:id="111" w:author="sanford@visionwisecapital.com" w:date="2021-12-22T11:45:00Z">
        <w:r w:rsidDel="00C56F52">
          <w:rPr>
            <w:rFonts w:eastAsia="Times New Roman"/>
            <w:sz w:val="28"/>
            <w:szCs w:val="28"/>
          </w:rPr>
          <w:delText>,</w:delText>
        </w:r>
      </w:del>
      <w:del w:id="112" w:author="sanford@visionwisecapital.com" w:date="2021-12-22T11:46:00Z">
        <w:r w:rsidDel="00C56F52">
          <w:rPr>
            <w:rFonts w:eastAsia="Times New Roman"/>
            <w:sz w:val="28"/>
            <w:szCs w:val="28"/>
          </w:rPr>
          <w:delText xml:space="preserve"> </w:delText>
        </w:r>
      </w:del>
      <w:del w:id="113" w:author="sanford@visionwisecapital.com" w:date="2021-12-22T11:47:00Z">
        <w:r w:rsidDel="00C56F52">
          <w:rPr>
            <w:rFonts w:eastAsia="Times New Roman"/>
            <w:sz w:val="28"/>
            <w:szCs w:val="28"/>
          </w:rPr>
          <w:delText>a</w:delText>
        </w:r>
      </w:del>
      <w:del w:id="114" w:author="sanford@visionwisecapital.com" w:date="2021-12-22T11:46:00Z">
        <w:r w:rsidDel="00C56F52">
          <w:rPr>
            <w:rFonts w:eastAsia="Times New Roman"/>
            <w:sz w:val="28"/>
            <w:szCs w:val="28"/>
          </w:rPr>
          <w:delText>nd</w:delText>
        </w:r>
      </w:del>
      <w:r>
        <w:rPr>
          <w:rFonts w:eastAsia="Times New Roman"/>
          <w:sz w:val="28"/>
          <w:szCs w:val="28"/>
        </w:rPr>
        <w:t xml:space="preserve"> </w:t>
      </w:r>
      <w:ins w:id="115" w:author="sanford@visionwisecapital.com" w:date="2021-12-22T11:46:00Z">
        <w:r w:rsidR="00C56F52">
          <w:rPr>
            <w:rFonts w:eastAsia="Times New Roman"/>
            <w:sz w:val="28"/>
            <w:szCs w:val="28"/>
          </w:rPr>
          <w:t>T</w:t>
        </w:r>
      </w:ins>
      <w:del w:id="116" w:author="sanford@visionwisecapital.com" w:date="2021-12-22T11:46:00Z">
        <w:r w:rsidDel="00C56F52">
          <w:rPr>
            <w:rFonts w:eastAsia="Times New Roman"/>
            <w:sz w:val="28"/>
            <w:szCs w:val="28"/>
          </w:rPr>
          <w:delText>t</w:delText>
        </w:r>
      </w:del>
      <w:r>
        <w:rPr>
          <w:rFonts w:eastAsia="Times New Roman"/>
          <w:sz w:val="28"/>
          <w:szCs w:val="28"/>
        </w:rPr>
        <w:t>ake a</w:t>
      </w:r>
      <w:ins w:id="117" w:author="sanford@visionwisecapital.com" w:date="2021-12-22T11:47:00Z">
        <w:r w:rsidR="00E41395">
          <w:rPr>
            <w:rFonts w:eastAsia="Times New Roman"/>
            <w:sz w:val="28"/>
            <w:szCs w:val="28"/>
          </w:rPr>
          <w:t>n honest</w:t>
        </w:r>
      </w:ins>
      <w:del w:id="118" w:author="sanford@visionwisecapital.com" w:date="2021-12-22T11:47:00Z">
        <w:r w:rsidDel="00E41395">
          <w:rPr>
            <w:rFonts w:eastAsia="Times New Roman"/>
            <w:sz w:val="28"/>
            <w:szCs w:val="28"/>
          </w:rPr>
          <w:delText xml:space="preserve"> good</w:delText>
        </w:r>
      </w:del>
      <w:r>
        <w:rPr>
          <w:rFonts w:eastAsia="Times New Roman"/>
          <w:sz w:val="28"/>
          <w:szCs w:val="28"/>
        </w:rPr>
        <w:t xml:space="preserve"> look at the evidence</w:t>
      </w:r>
      <w:ins w:id="119" w:author="sanford@visionwisecapital.com" w:date="2021-12-22T11:47:00Z">
        <w:r w:rsidR="00E41395">
          <w:rPr>
            <w:rFonts w:eastAsia="Times New Roman"/>
            <w:sz w:val="28"/>
            <w:szCs w:val="28"/>
          </w:rPr>
          <w:t>;</w:t>
        </w:r>
      </w:ins>
      <w:del w:id="120" w:author="sanford@visionwisecapital.com" w:date="2021-12-22T11:47:00Z">
        <w:r w:rsidDel="00E41395">
          <w:rPr>
            <w:rFonts w:eastAsia="Times New Roman"/>
            <w:sz w:val="28"/>
            <w:szCs w:val="28"/>
          </w:rPr>
          <w:delText>,</w:delText>
        </w:r>
      </w:del>
      <w:r>
        <w:rPr>
          <w:rFonts w:eastAsia="Times New Roman"/>
          <w:sz w:val="28"/>
          <w:szCs w:val="28"/>
        </w:rPr>
        <w:t xml:space="preserve"> and then </w:t>
      </w:r>
      <w:r w:rsidRPr="009C7A66">
        <w:rPr>
          <w:rFonts w:eastAsia="Times New Roman"/>
          <w:i/>
          <w:iCs/>
          <w:sz w:val="28"/>
          <w:szCs w:val="28"/>
        </w:rPr>
        <w:t>wonder</w:t>
      </w:r>
      <w:r>
        <w:rPr>
          <w:rFonts w:eastAsia="Times New Roman"/>
          <w:sz w:val="28"/>
          <w:szCs w:val="28"/>
        </w:rPr>
        <w:t xml:space="preserve"> how to help others see what you see</w:t>
      </w:r>
      <w:r w:rsidR="004D4251">
        <w:rPr>
          <w:rFonts w:eastAsia="Times New Roman"/>
          <w:sz w:val="28"/>
          <w:szCs w:val="28"/>
        </w:rPr>
        <w:t xml:space="preserve"> this Christmas</w:t>
      </w:r>
      <w:r>
        <w:rPr>
          <w:rFonts w:eastAsia="Times New Roman"/>
          <w:sz w:val="28"/>
          <w:szCs w:val="28"/>
        </w:rPr>
        <w:t>.</w:t>
      </w:r>
    </w:p>
    <w:p w14:paraId="40808D95" w14:textId="435F6F18" w:rsidR="00E6748F" w:rsidRPr="00807D59" w:rsidDel="00D82CCD" w:rsidRDefault="004D4251" w:rsidP="00E6748F">
      <w:pPr>
        <w:rPr>
          <w:del w:id="121" w:author="sanford@visionwisecapital.com" w:date="2021-12-22T12:26:00Z"/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Merry Christmas to All</w:t>
      </w:r>
      <w:r w:rsidR="005E321E">
        <w:rPr>
          <w:rFonts w:eastAsia="Times New Roman"/>
          <w:sz w:val="28"/>
          <w:szCs w:val="28"/>
        </w:rPr>
        <w:t xml:space="preserve">! </w:t>
      </w:r>
      <w:r>
        <w:rPr>
          <w:rFonts w:eastAsia="Times New Roman"/>
          <w:sz w:val="28"/>
          <w:szCs w:val="28"/>
        </w:rPr>
        <w:t>And Lookout 2022!</w:t>
      </w:r>
      <w:r w:rsidR="00E6748F" w:rsidRPr="00807D59">
        <w:rPr>
          <w:rFonts w:eastAsia="Times New Roman"/>
          <w:sz w:val="28"/>
          <w:szCs w:val="28"/>
        </w:rPr>
        <w:t xml:space="preserve"> </w:t>
      </w:r>
    </w:p>
    <w:p w14:paraId="56753993" w14:textId="265AE7CB" w:rsidR="00D81087" w:rsidRDefault="00D81087">
      <w:pPr>
        <w:rPr>
          <w:sz w:val="28"/>
          <w:szCs w:val="28"/>
        </w:rPr>
      </w:pPr>
    </w:p>
    <w:sectPr w:rsidR="00D81087" w:rsidSect="00AF2D1D">
      <w:headerReference w:type="default" r:id="rId11"/>
      <w:pgSz w:w="12240" w:h="15840"/>
      <w:pgMar w:top="1440" w:right="126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83" w:author="Julie" w:date="2021-12-22T11:22:00Z" w:initials="JFM">
    <w:p w14:paraId="521FB569" w14:textId="77777777" w:rsidR="00A91A8C" w:rsidRDefault="00A91A8C" w:rsidP="00C05F69">
      <w:pPr>
        <w:pStyle w:val="CommentText"/>
      </w:pPr>
      <w:r>
        <w:rPr>
          <w:rStyle w:val="CommentReference"/>
        </w:rPr>
        <w:annotationRef/>
      </w:r>
      <w:r>
        <w:t xml:space="preserve">What does that mean ? </w:t>
      </w:r>
    </w:p>
  </w:comment>
  <w:comment w:id="84" w:author="sanford@visionwisecapital.com" w:date="2021-12-22T11:40:00Z" w:initials="s">
    <w:p w14:paraId="76045EB4" w14:textId="77777777" w:rsidR="006C707A" w:rsidRDefault="006C707A" w:rsidP="00C47853">
      <w:pPr>
        <w:pStyle w:val="CommentText"/>
      </w:pPr>
      <w:r>
        <w:rPr>
          <w:rStyle w:val="CommentReference"/>
        </w:rPr>
        <w:annotationRef/>
      </w:r>
      <w:r>
        <w:t>Changed to "only" real estate related...</w:t>
      </w:r>
    </w:p>
  </w:comment>
  <w:comment w:id="93" w:author="Julie" w:date="2021-12-22T11:22:00Z" w:initials="JFM">
    <w:p w14:paraId="365ABB41" w14:textId="20B21B8D" w:rsidR="005259EF" w:rsidRDefault="005259EF" w:rsidP="006C707A">
      <w:pPr>
        <w:pStyle w:val="CommentText"/>
      </w:pPr>
      <w:r>
        <w:rPr>
          <w:rStyle w:val="CommentReference"/>
        </w:rPr>
        <w:annotationRef/>
      </w:r>
      <w:r>
        <w:t>The story is incomplete and the sequence is off.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21FB569" w15:done="0"/>
  <w15:commentEx w15:paraId="76045EB4" w15:paraIdParent="521FB569" w15:done="0"/>
  <w15:commentEx w15:paraId="365ABB4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56D88E6" w16cex:dateUtc="2021-12-22T19:22:00Z"/>
  <w16cex:commentExtensible w16cex:durableId="256D8D28" w16cex:dateUtc="2021-12-22T19:40:00Z"/>
  <w16cex:commentExtensible w16cex:durableId="256D890F" w16cex:dateUtc="2021-12-22T19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21FB569" w16cid:durableId="256D88E6"/>
  <w16cid:commentId w16cid:paraId="76045EB4" w16cid:durableId="256D8D28"/>
  <w16cid:commentId w16cid:paraId="365ABB41" w16cid:durableId="256D890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52A14" w14:textId="77777777" w:rsidR="00532B4A" w:rsidRDefault="00532B4A" w:rsidP="00BA14E5">
      <w:pPr>
        <w:spacing w:after="0" w:line="240" w:lineRule="auto"/>
      </w:pPr>
      <w:r>
        <w:separator/>
      </w:r>
    </w:p>
  </w:endnote>
  <w:endnote w:type="continuationSeparator" w:id="0">
    <w:p w14:paraId="23F68961" w14:textId="77777777" w:rsidR="00532B4A" w:rsidRDefault="00532B4A" w:rsidP="00BA14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993C1" w14:textId="77777777" w:rsidR="00532B4A" w:rsidRDefault="00532B4A" w:rsidP="00BA14E5">
      <w:pPr>
        <w:spacing w:after="0" w:line="240" w:lineRule="auto"/>
      </w:pPr>
      <w:r>
        <w:separator/>
      </w:r>
    </w:p>
  </w:footnote>
  <w:footnote w:type="continuationSeparator" w:id="0">
    <w:p w14:paraId="064416DF" w14:textId="77777777" w:rsidR="00532B4A" w:rsidRDefault="00532B4A" w:rsidP="00BA14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0F01B" w14:textId="19B0A7B6" w:rsidR="00BA14E5" w:rsidRDefault="00BA14E5">
    <w:pPr>
      <w:pStyle w:val="Header"/>
    </w:pPr>
    <w:r>
      <w:t>Blog #36</w:t>
    </w:r>
    <w:r>
      <w:tab/>
    </w:r>
    <w:r w:rsidR="005E321E">
      <w:t>Peace Between</w:t>
    </w:r>
    <w:r w:rsidR="00CF1399">
      <w:t xml:space="preserve"> Effort and Surrender</w:t>
    </w:r>
    <w:r>
      <w:tab/>
      <w:t>12.21.2021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12F1"/>
    <w:multiLevelType w:val="hybridMultilevel"/>
    <w:tmpl w:val="A9CC7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204831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ulie">
    <w15:presenceInfo w15:providerId="None" w15:userId="Julie"/>
  </w15:person>
  <w15:person w15:author="sanford@visionwisecapital.com">
    <w15:presenceInfo w15:providerId="AD" w15:userId="S::sanford@visionwisecapital.com::f63ed809-a112-4614-91a6-3c7467b19e6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visionView w:markup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4E5"/>
    <w:rsid w:val="00032659"/>
    <w:rsid w:val="00044177"/>
    <w:rsid w:val="000A01BA"/>
    <w:rsid w:val="000A09CC"/>
    <w:rsid w:val="000E0FF8"/>
    <w:rsid w:val="00110915"/>
    <w:rsid w:val="00114923"/>
    <w:rsid w:val="00122A22"/>
    <w:rsid w:val="001241C3"/>
    <w:rsid w:val="00143DB7"/>
    <w:rsid w:val="0016312D"/>
    <w:rsid w:val="001A380B"/>
    <w:rsid w:val="001D5B7A"/>
    <w:rsid w:val="002025BB"/>
    <w:rsid w:val="00203AFB"/>
    <w:rsid w:val="002235E8"/>
    <w:rsid w:val="002A6A15"/>
    <w:rsid w:val="002B40D7"/>
    <w:rsid w:val="002C5E15"/>
    <w:rsid w:val="00321879"/>
    <w:rsid w:val="0034379F"/>
    <w:rsid w:val="003518BF"/>
    <w:rsid w:val="00356E9F"/>
    <w:rsid w:val="003731ED"/>
    <w:rsid w:val="003765FA"/>
    <w:rsid w:val="003D46DF"/>
    <w:rsid w:val="003D5E5F"/>
    <w:rsid w:val="003F171F"/>
    <w:rsid w:val="004574E3"/>
    <w:rsid w:val="00461F2B"/>
    <w:rsid w:val="00480B73"/>
    <w:rsid w:val="004D4251"/>
    <w:rsid w:val="005168D4"/>
    <w:rsid w:val="005259EF"/>
    <w:rsid w:val="00532B4A"/>
    <w:rsid w:val="005859DA"/>
    <w:rsid w:val="00590754"/>
    <w:rsid w:val="0059112C"/>
    <w:rsid w:val="00591263"/>
    <w:rsid w:val="005C4554"/>
    <w:rsid w:val="005E321E"/>
    <w:rsid w:val="0060274E"/>
    <w:rsid w:val="00617C3D"/>
    <w:rsid w:val="00671952"/>
    <w:rsid w:val="00682D2E"/>
    <w:rsid w:val="006C312C"/>
    <w:rsid w:val="006C707A"/>
    <w:rsid w:val="00703A0D"/>
    <w:rsid w:val="00706527"/>
    <w:rsid w:val="0073651D"/>
    <w:rsid w:val="007641CB"/>
    <w:rsid w:val="00782AB0"/>
    <w:rsid w:val="00792E8A"/>
    <w:rsid w:val="00802740"/>
    <w:rsid w:val="00807D59"/>
    <w:rsid w:val="00812B54"/>
    <w:rsid w:val="00824AAC"/>
    <w:rsid w:val="008608DF"/>
    <w:rsid w:val="00880B85"/>
    <w:rsid w:val="00896DF8"/>
    <w:rsid w:val="00915656"/>
    <w:rsid w:val="00931A30"/>
    <w:rsid w:val="00947024"/>
    <w:rsid w:val="009C7A66"/>
    <w:rsid w:val="009F06E2"/>
    <w:rsid w:val="00A07577"/>
    <w:rsid w:val="00A0776B"/>
    <w:rsid w:val="00A24C2C"/>
    <w:rsid w:val="00A7710C"/>
    <w:rsid w:val="00A91A8C"/>
    <w:rsid w:val="00AB781E"/>
    <w:rsid w:val="00AD78AF"/>
    <w:rsid w:val="00AE7DDA"/>
    <w:rsid w:val="00AF2D1D"/>
    <w:rsid w:val="00AF3B10"/>
    <w:rsid w:val="00B36063"/>
    <w:rsid w:val="00B44212"/>
    <w:rsid w:val="00B50F38"/>
    <w:rsid w:val="00B55AD1"/>
    <w:rsid w:val="00B65121"/>
    <w:rsid w:val="00B71863"/>
    <w:rsid w:val="00B75838"/>
    <w:rsid w:val="00B866D8"/>
    <w:rsid w:val="00B90DCF"/>
    <w:rsid w:val="00B92D95"/>
    <w:rsid w:val="00B95343"/>
    <w:rsid w:val="00BA14E5"/>
    <w:rsid w:val="00BA4233"/>
    <w:rsid w:val="00BD152D"/>
    <w:rsid w:val="00C27E77"/>
    <w:rsid w:val="00C3651D"/>
    <w:rsid w:val="00C56F52"/>
    <w:rsid w:val="00C9504C"/>
    <w:rsid w:val="00CA4508"/>
    <w:rsid w:val="00CD6EA6"/>
    <w:rsid w:val="00CE3682"/>
    <w:rsid w:val="00CF1399"/>
    <w:rsid w:val="00D2756F"/>
    <w:rsid w:val="00D33F2B"/>
    <w:rsid w:val="00D6751D"/>
    <w:rsid w:val="00D71C2D"/>
    <w:rsid w:val="00D81087"/>
    <w:rsid w:val="00D82CCD"/>
    <w:rsid w:val="00D91346"/>
    <w:rsid w:val="00DB6ABE"/>
    <w:rsid w:val="00DB7E05"/>
    <w:rsid w:val="00DC3F75"/>
    <w:rsid w:val="00DE78A6"/>
    <w:rsid w:val="00E21345"/>
    <w:rsid w:val="00E214DE"/>
    <w:rsid w:val="00E41395"/>
    <w:rsid w:val="00E434F1"/>
    <w:rsid w:val="00E5052B"/>
    <w:rsid w:val="00E66667"/>
    <w:rsid w:val="00E6748F"/>
    <w:rsid w:val="00E825E2"/>
    <w:rsid w:val="00EB18EA"/>
    <w:rsid w:val="00EB7D70"/>
    <w:rsid w:val="00ED2E59"/>
    <w:rsid w:val="00EF6F4D"/>
    <w:rsid w:val="00F23B3E"/>
    <w:rsid w:val="00F24DD6"/>
    <w:rsid w:val="00F60FFB"/>
    <w:rsid w:val="00F82A08"/>
    <w:rsid w:val="00F867EC"/>
    <w:rsid w:val="00F90EDC"/>
    <w:rsid w:val="00FA7B0C"/>
    <w:rsid w:val="00FE0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3E177"/>
  <w15:chartTrackingRefBased/>
  <w15:docId w15:val="{FF3DDE2E-F19E-4C88-A169-78A80022D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14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14E5"/>
  </w:style>
  <w:style w:type="paragraph" w:styleId="Footer">
    <w:name w:val="footer"/>
    <w:basedOn w:val="Normal"/>
    <w:link w:val="FooterChar"/>
    <w:uiPriority w:val="99"/>
    <w:unhideWhenUsed/>
    <w:rsid w:val="00BA14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14E5"/>
  </w:style>
  <w:style w:type="paragraph" w:styleId="Revision">
    <w:name w:val="Revision"/>
    <w:hidden/>
    <w:uiPriority w:val="99"/>
    <w:semiHidden/>
    <w:rsid w:val="00B7186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C455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91A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91A8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91A8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91A8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91A8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1033</Words>
  <Characters>4713</Characters>
  <Application>Microsoft Office Word</Application>
  <DocSecurity>0</DocSecurity>
  <Lines>84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sanford@visionwisecapital.com</dc:creator>
  <cp:keywords/>
  <dc:description/>
  <cp:lastModifiedBy>Julie@visionwisecapital.com</cp:lastModifiedBy>
  <cp:revision>2</cp:revision>
  <cp:lastPrinted>2021-12-22T18:37:00Z</cp:lastPrinted>
  <dcterms:created xsi:type="dcterms:W3CDTF">2026-04-23T23:39:00Z</dcterms:created>
  <dcterms:modified xsi:type="dcterms:W3CDTF">2026-04-23T23:39:00Z</dcterms:modified>
</cp:coreProperties>
</file>